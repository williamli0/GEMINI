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0B8D" w14:textId="3E0F72C0" w:rsidR="00D24955" w:rsidRPr="00AC28DA" w:rsidRDefault="00D24955" w:rsidP="00D24955">
      <w:pPr>
        <w:spacing w:line="240" w:lineRule="auto"/>
        <w:jc w:val="center"/>
        <w:rPr>
          <w:ins w:id="0" w:author="William Li" w:date="2025-09-18T14:23:00Z" w16du:dateUtc="2025-09-18T18:23:00Z"/>
          <w:rFonts w:ascii="Times New Roman" w:eastAsia="Times New Roman" w:hAnsi="Times New Roman" w:cs="Times New Roman"/>
          <w:sz w:val="23"/>
          <w:szCs w:val="23"/>
          <w:lang w:val="en-US" w:eastAsia="zh-CN"/>
          <w:rPrChange w:id="1" w:author="William Li" w:date="2025-09-18T16:02:00Z" w16du:dateUtc="2025-09-18T20:02:00Z">
            <w:rPr>
              <w:ins w:id="2" w:author="William Li" w:date="2025-09-18T14:23:00Z" w16du:dateUtc="2025-09-18T18:23:00Z"/>
              <w:rFonts w:ascii="Times New Roman" w:eastAsia="Times New Roman" w:hAnsi="Times New Roman" w:cs="Times New Roman"/>
              <w:sz w:val="24"/>
              <w:szCs w:val="24"/>
              <w:lang w:val="en-US" w:eastAsia="zh-CN"/>
            </w:rPr>
          </w:rPrChange>
        </w:rPr>
      </w:pPr>
      <w:ins w:id="3" w:author="William Li" w:date="2025-09-18T14:23:00Z" w16du:dateUtc="2025-09-18T18:23:00Z">
        <w:r w:rsidRPr="00AC28DA">
          <w:rPr>
            <w:rFonts w:ascii="Times New Roman" w:eastAsia="Times New Roman" w:hAnsi="Times New Roman" w:cs="Times New Roman"/>
            <w:b/>
            <w:bCs/>
            <w:color w:val="000000"/>
            <w:sz w:val="23"/>
            <w:szCs w:val="23"/>
            <w:lang w:val="en-US" w:eastAsia="zh-CN"/>
            <w:rPrChange w:id="4" w:author="William Li" w:date="2025-09-18T16:02:00Z" w16du:dateUtc="2025-09-18T20:02:00Z">
              <w:rPr>
                <w:rFonts w:ascii="Times New Roman" w:eastAsia="Times New Roman" w:hAnsi="Times New Roman" w:cs="Times New Roman"/>
                <w:b/>
                <w:bCs/>
                <w:color w:val="000000"/>
                <w:sz w:val="24"/>
                <w:szCs w:val="24"/>
                <w:lang w:val="en-US" w:eastAsia="zh-CN"/>
              </w:rPr>
            </w:rPrChange>
          </w:rPr>
          <w:t>GEMINI</w:t>
        </w:r>
        <w:r w:rsidRPr="00AC28DA">
          <w:rPr>
            <w:rFonts w:ascii="Times New Roman" w:eastAsia="Times New Roman" w:hAnsi="Times New Roman" w:cs="Times New Roman"/>
            <w:color w:val="000000"/>
            <w:sz w:val="23"/>
            <w:szCs w:val="23"/>
            <w:lang w:val="en-US" w:eastAsia="zh-CN"/>
            <w:rPrChange w:id="5" w:author="William Li" w:date="2025-09-18T16:02:00Z" w16du:dateUtc="2025-09-18T20:02:00Z">
              <w:rPr>
                <w:rFonts w:ascii="Times New Roman" w:eastAsia="Times New Roman" w:hAnsi="Times New Roman" w:cs="Times New Roman"/>
                <w:color w:val="000000"/>
                <w:sz w:val="24"/>
                <w:szCs w:val="24"/>
                <w:lang w:val="en-US" w:eastAsia="zh-CN"/>
              </w:rPr>
            </w:rPrChange>
          </w:rPr>
          <w:t xml:space="preserve">: </w:t>
        </w:r>
        <w:r w:rsidRPr="00AC28DA">
          <w:rPr>
            <w:rFonts w:ascii="Times New Roman" w:eastAsia="Times New Roman" w:hAnsi="Times New Roman" w:cs="Times New Roman"/>
            <w:b/>
            <w:bCs/>
            <w:color w:val="000000"/>
            <w:sz w:val="23"/>
            <w:szCs w:val="23"/>
            <w:u w:val="single"/>
            <w:lang w:val="en-US" w:eastAsia="zh-CN"/>
            <w:rPrChange w:id="6" w:author="William Li" w:date="2025-09-18T16:02:00Z" w16du:dateUtc="2025-09-18T20:02:00Z">
              <w:rPr>
                <w:rFonts w:ascii="Times New Roman" w:eastAsia="Times New Roman" w:hAnsi="Times New Roman" w:cs="Times New Roman"/>
                <w:b/>
                <w:bCs/>
                <w:color w:val="000000"/>
                <w:sz w:val="24"/>
                <w:szCs w:val="24"/>
                <w:u w:val="single"/>
                <w:lang w:val="en-US" w:eastAsia="zh-CN"/>
              </w:rPr>
            </w:rPrChange>
          </w:rPr>
          <w:t>G</w:t>
        </w:r>
        <w:r w:rsidRPr="00AC28DA">
          <w:rPr>
            <w:rFonts w:ascii="Times New Roman" w:eastAsia="Times New Roman" w:hAnsi="Times New Roman" w:cs="Times New Roman"/>
            <w:color w:val="000000"/>
            <w:sz w:val="23"/>
            <w:szCs w:val="23"/>
            <w:lang w:val="en-US" w:eastAsia="zh-CN"/>
            <w:rPrChange w:id="7" w:author="William Li" w:date="2025-09-18T16:02:00Z" w16du:dateUtc="2025-09-18T20:02:00Z">
              <w:rPr>
                <w:rFonts w:ascii="Times New Roman" w:eastAsia="Times New Roman" w:hAnsi="Times New Roman" w:cs="Times New Roman"/>
                <w:color w:val="000000"/>
                <w:sz w:val="24"/>
                <w:szCs w:val="24"/>
                <w:lang w:val="en-US" w:eastAsia="zh-CN"/>
              </w:rPr>
            </w:rPrChange>
          </w:rPr>
          <w:t xml:space="preserve">raphene-Foil </w:t>
        </w:r>
        <w:r w:rsidRPr="00AC28DA">
          <w:rPr>
            <w:rFonts w:ascii="Times New Roman" w:eastAsia="Times New Roman" w:hAnsi="Times New Roman" w:cs="Times New Roman"/>
            <w:b/>
            <w:bCs/>
            <w:color w:val="000000"/>
            <w:sz w:val="23"/>
            <w:szCs w:val="23"/>
            <w:u w:val="single"/>
            <w:lang w:val="en-US" w:eastAsia="zh-CN"/>
            <w:rPrChange w:id="8" w:author="William Li" w:date="2025-09-18T16:02:00Z" w16du:dateUtc="2025-09-18T20:02:00Z">
              <w:rPr>
                <w:rFonts w:ascii="Times New Roman" w:eastAsia="Times New Roman" w:hAnsi="Times New Roman" w:cs="Times New Roman"/>
                <w:b/>
                <w:bCs/>
                <w:color w:val="000000"/>
                <w:sz w:val="24"/>
                <w:szCs w:val="24"/>
                <w:u w:val="single"/>
                <w:lang w:val="en-US" w:eastAsia="zh-CN"/>
              </w:rPr>
            </w:rPrChange>
          </w:rPr>
          <w:t>E</w:t>
        </w:r>
        <w:r w:rsidRPr="00AC28DA">
          <w:rPr>
            <w:rFonts w:ascii="Times New Roman" w:eastAsia="Times New Roman" w:hAnsi="Times New Roman" w:cs="Times New Roman"/>
            <w:color w:val="000000"/>
            <w:sz w:val="23"/>
            <w:szCs w:val="23"/>
            <w:lang w:val="en-US" w:eastAsia="zh-CN"/>
            <w:rPrChange w:id="9" w:author="William Li" w:date="2025-09-18T16:02:00Z" w16du:dateUtc="2025-09-18T20:02:00Z">
              <w:rPr>
                <w:rFonts w:ascii="Times New Roman" w:eastAsia="Times New Roman" w:hAnsi="Times New Roman" w:cs="Times New Roman"/>
                <w:color w:val="000000"/>
                <w:sz w:val="24"/>
                <w:szCs w:val="24"/>
                <w:lang w:val="en-US" w:eastAsia="zh-CN"/>
              </w:rPr>
            </w:rPrChange>
          </w:rPr>
          <w:t xml:space="preserve">lectron-Emission </w:t>
        </w:r>
        <w:r w:rsidRPr="00AC28DA">
          <w:rPr>
            <w:rFonts w:ascii="Times New Roman" w:eastAsia="Times New Roman" w:hAnsi="Times New Roman" w:cs="Times New Roman"/>
            <w:b/>
            <w:bCs/>
            <w:color w:val="000000"/>
            <w:sz w:val="23"/>
            <w:szCs w:val="23"/>
            <w:u w:val="single"/>
            <w:lang w:val="en-US" w:eastAsia="zh-CN"/>
            <w:rPrChange w:id="10" w:author="William Li" w:date="2025-09-18T16:02:00Z" w16du:dateUtc="2025-09-18T20:02:00Z">
              <w:rPr>
                <w:rFonts w:ascii="Times New Roman" w:eastAsia="Times New Roman" w:hAnsi="Times New Roman" w:cs="Times New Roman"/>
                <w:b/>
                <w:bCs/>
                <w:color w:val="000000"/>
                <w:sz w:val="24"/>
                <w:szCs w:val="24"/>
                <w:u w:val="single"/>
                <w:lang w:val="en-US" w:eastAsia="zh-CN"/>
              </w:rPr>
            </w:rPrChange>
          </w:rPr>
          <w:t>M</w:t>
        </w:r>
      </w:ins>
      <w:ins w:id="11" w:author="William Li" w:date="2025-09-18T16:00:00Z" w16du:dateUtc="2025-09-18T20:00:00Z">
        <w:r w:rsidR="00FD1F41" w:rsidRPr="00AC28DA">
          <w:rPr>
            <w:rFonts w:ascii="Times New Roman" w:eastAsia="Times New Roman" w:hAnsi="Times New Roman" w:cs="Times New Roman"/>
            <w:color w:val="000000"/>
            <w:sz w:val="23"/>
            <w:szCs w:val="23"/>
            <w:lang w:val="en-US" w:eastAsia="zh-CN"/>
            <w:rPrChange w:id="12" w:author="William Li" w:date="2025-09-18T16:02:00Z" w16du:dateUtc="2025-09-18T20:02:00Z">
              <w:rPr>
                <w:rFonts w:ascii="Times New Roman" w:eastAsia="Times New Roman" w:hAnsi="Times New Roman" w:cs="Times New Roman"/>
                <w:color w:val="000000"/>
                <w:sz w:val="24"/>
                <w:szCs w:val="24"/>
                <w:lang w:val="en-US" w:eastAsia="zh-CN"/>
              </w:rPr>
            </w:rPrChange>
          </w:rPr>
          <w:t>easurement</w:t>
        </w:r>
      </w:ins>
      <w:ins w:id="13" w:author="William Li" w:date="2025-09-18T14:23:00Z" w16du:dateUtc="2025-09-18T18:23:00Z">
        <w:r w:rsidRPr="00AC28DA">
          <w:rPr>
            <w:rFonts w:ascii="Times New Roman" w:eastAsia="Times New Roman" w:hAnsi="Times New Roman" w:cs="Times New Roman"/>
            <w:color w:val="000000"/>
            <w:sz w:val="23"/>
            <w:szCs w:val="23"/>
            <w:lang w:val="en-US" w:eastAsia="zh-CN"/>
            <w:rPrChange w:id="14" w:author="William Li" w:date="2025-09-18T16:02:00Z" w16du:dateUtc="2025-09-18T20:02:00Z">
              <w:rPr>
                <w:rFonts w:ascii="Times New Roman" w:eastAsia="Times New Roman" w:hAnsi="Times New Roman" w:cs="Times New Roman"/>
                <w:color w:val="000000"/>
                <w:sz w:val="24"/>
                <w:szCs w:val="24"/>
                <w:lang w:val="en-US" w:eastAsia="zh-CN"/>
              </w:rPr>
            </w:rPrChange>
          </w:rPr>
          <w:t xml:space="preserve"> </w:t>
        </w:r>
        <w:r w:rsidRPr="00AC28DA">
          <w:rPr>
            <w:rFonts w:ascii="Times New Roman" w:eastAsia="Times New Roman" w:hAnsi="Times New Roman" w:cs="Times New Roman"/>
            <w:b/>
            <w:bCs/>
            <w:color w:val="000000"/>
            <w:sz w:val="23"/>
            <w:szCs w:val="23"/>
            <w:u w:val="single"/>
            <w:lang w:val="en-US" w:eastAsia="zh-CN"/>
            <w:rPrChange w:id="15" w:author="William Li" w:date="2025-09-18T16:02:00Z" w16du:dateUtc="2025-09-18T20:02:00Z">
              <w:rPr>
                <w:rFonts w:ascii="Times New Roman" w:eastAsia="Times New Roman" w:hAnsi="Times New Roman" w:cs="Times New Roman"/>
                <w:b/>
                <w:bCs/>
                <w:color w:val="000000"/>
                <w:sz w:val="24"/>
                <w:szCs w:val="24"/>
                <w:u w:val="single"/>
                <w:lang w:val="en-US" w:eastAsia="zh-CN"/>
              </w:rPr>
            </w:rPrChange>
          </w:rPr>
          <w:t>I</w:t>
        </w:r>
        <w:r w:rsidRPr="00AC28DA">
          <w:rPr>
            <w:rFonts w:ascii="Times New Roman" w:eastAsia="Times New Roman" w:hAnsi="Times New Roman" w:cs="Times New Roman"/>
            <w:color w:val="000000"/>
            <w:sz w:val="23"/>
            <w:szCs w:val="23"/>
            <w:lang w:val="en-US" w:eastAsia="zh-CN"/>
            <w:rPrChange w:id="16" w:author="William Li" w:date="2025-09-18T16:02:00Z" w16du:dateUtc="2025-09-18T20:02:00Z">
              <w:rPr>
                <w:rFonts w:ascii="Times New Roman" w:eastAsia="Times New Roman" w:hAnsi="Times New Roman" w:cs="Times New Roman"/>
                <w:color w:val="000000"/>
                <w:sz w:val="24"/>
                <w:szCs w:val="24"/>
                <w:lang w:val="en-US" w:eastAsia="zh-CN"/>
              </w:rPr>
            </w:rPrChange>
          </w:rPr>
          <w:t xml:space="preserve">nvestigation for </w:t>
        </w:r>
        <w:r w:rsidRPr="00AC28DA">
          <w:rPr>
            <w:rFonts w:ascii="Times New Roman" w:eastAsia="Times New Roman" w:hAnsi="Times New Roman" w:cs="Times New Roman"/>
            <w:b/>
            <w:bCs/>
            <w:color w:val="000000"/>
            <w:sz w:val="23"/>
            <w:szCs w:val="23"/>
            <w:u w:val="single"/>
            <w:lang w:val="en-US" w:eastAsia="zh-CN"/>
            <w:rPrChange w:id="17" w:author="William Li" w:date="2025-09-18T16:02:00Z" w16du:dateUtc="2025-09-18T20:02:00Z">
              <w:rPr>
                <w:rFonts w:ascii="Times New Roman" w:eastAsia="Times New Roman" w:hAnsi="Times New Roman" w:cs="Times New Roman"/>
                <w:b/>
                <w:bCs/>
                <w:color w:val="000000"/>
                <w:sz w:val="24"/>
                <w:szCs w:val="24"/>
                <w:u w:val="single"/>
                <w:lang w:val="en-US" w:eastAsia="zh-CN"/>
              </w:rPr>
            </w:rPrChange>
          </w:rPr>
          <w:t>N</w:t>
        </w:r>
        <w:r w:rsidRPr="00AC28DA">
          <w:rPr>
            <w:rFonts w:ascii="Times New Roman" w:eastAsia="Times New Roman" w:hAnsi="Times New Roman" w:cs="Times New Roman"/>
            <w:color w:val="000000"/>
            <w:sz w:val="23"/>
            <w:szCs w:val="23"/>
            <w:lang w:val="en-US" w:eastAsia="zh-CN"/>
            <w:rPrChange w:id="18" w:author="William Li" w:date="2025-09-18T16:02:00Z" w16du:dateUtc="2025-09-18T20:02:00Z">
              <w:rPr>
                <w:rFonts w:ascii="Times New Roman" w:eastAsia="Times New Roman" w:hAnsi="Times New Roman" w:cs="Times New Roman"/>
                <w:color w:val="000000"/>
                <w:sz w:val="24"/>
                <w:szCs w:val="24"/>
                <w:lang w:val="en-US" w:eastAsia="zh-CN"/>
              </w:rPr>
            </w:rPrChange>
          </w:rPr>
          <w:t xml:space="preserve">ovel </w:t>
        </w:r>
        <w:r w:rsidRPr="00AC28DA">
          <w:rPr>
            <w:rFonts w:ascii="Times New Roman" w:eastAsia="Times New Roman" w:hAnsi="Times New Roman" w:cs="Times New Roman"/>
            <w:b/>
            <w:bCs/>
            <w:color w:val="000000"/>
            <w:sz w:val="23"/>
            <w:szCs w:val="23"/>
            <w:u w:val="single"/>
            <w:lang w:val="en-US" w:eastAsia="zh-CN"/>
            <w:rPrChange w:id="19" w:author="William Li" w:date="2025-09-18T16:02:00Z" w16du:dateUtc="2025-09-18T20:02:00Z">
              <w:rPr>
                <w:rFonts w:ascii="Times New Roman" w:eastAsia="Times New Roman" w:hAnsi="Times New Roman" w:cs="Times New Roman"/>
                <w:b/>
                <w:bCs/>
                <w:color w:val="000000"/>
                <w:sz w:val="24"/>
                <w:szCs w:val="24"/>
                <w:u w:val="single"/>
                <w:lang w:val="en-US" w:eastAsia="zh-CN"/>
              </w:rPr>
            </w:rPrChange>
          </w:rPr>
          <w:t>I</w:t>
        </w:r>
        <w:r w:rsidRPr="00AC28DA">
          <w:rPr>
            <w:rFonts w:ascii="Times New Roman" w:eastAsia="Times New Roman" w:hAnsi="Times New Roman" w:cs="Times New Roman"/>
            <w:color w:val="000000"/>
            <w:sz w:val="23"/>
            <w:szCs w:val="23"/>
            <w:lang w:val="en-US" w:eastAsia="zh-CN"/>
            <w:rPrChange w:id="20" w:author="William Li" w:date="2025-09-18T16:02:00Z" w16du:dateUtc="2025-09-18T20:02:00Z">
              <w:rPr>
                <w:rFonts w:ascii="Times New Roman" w:eastAsia="Times New Roman" w:hAnsi="Times New Roman" w:cs="Times New Roman"/>
                <w:color w:val="000000"/>
                <w:sz w:val="24"/>
                <w:szCs w:val="24"/>
                <w:lang w:val="en-US" w:eastAsia="zh-CN"/>
              </w:rPr>
            </w:rPrChange>
          </w:rPr>
          <w:t>nstrumentation</w:t>
        </w:r>
      </w:ins>
    </w:p>
    <w:p w14:paraId="00000001" w14:textId="7F7E28CC" w:rsidR="00D11FA1" w:rsidDel="00D24955" w:rsidRDefault="00000000" w:rsidP="00D02624">
      <w:pPr>
        <w:jc w:val="center"/>
        <w:rPr>
          <w:del w:id="21" w:author="William Li" w:date="2025-09-18T14:23:00Z" w16du:dateUtc="2025-09-18T18:23:00Z"/>
          <w:rFonts w:ascii="Times New Roman" w:eastAsia="Times New Roman" w:hAnsi="Times New Roman" w:cs="Times New Roman"/>
          <w:sz w:val="24"/>
          <w:szCs w:val="24"/>
        </w:rPr>
      </w:pPr>
      <w:del w:id="22" w:author="William Li" w:date="2025-09-18T14:23:00Z" w16du:dateUtc="2025-09-18T18:23:00Z">
        <w:r w:rsidDel="00D24955">
          <w:rPr>
            <w:rFonts w:ascii="Times New Roman" w:eastAsia="Times New Roman" w:hAnsi="Times New Roman" w:cs="Times New Roman"/>
            <w:sz w:val="24"/>
            <w:szCs w:val="24"/>
          </w:rPr>
          <w:delText>[INSTRUMENT NAME]</w:delText>
        </w:r>
      </w:del>
    </w:p>
    <w:p w14:paraId="00000002" w14:textId="77777777" w:rsidR="00D11FA1" w:rsidRDefault="00D11FA1" w:rsidP="005E38C8">
      <w:pPr>
        <w:ind w:firstLine="720"/>
        <w:jc w:val="both"/>
        <w:rPr>
          <w:rFonts w:ascii="Times New Roman" w:eastAsia="Times New Roman" w:hAnsi="Times New Roman" w:cs="Times New Roman"/>
          <w:sz w:val="24"/>
          <w:szCs w:val="24"/>
        </w:rPr>
      </w:pPr>
    </w:p>
    <w:p w14:paraId="00000003" w14:textId="72D8715D" w:rsidR="00D11FA1" w:rsidRDefault="00000000" w:rsidP="008A05F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space physics, amorphous carbon foils are a standard tool in particle-detecting space instruments because they release secondary electron</w:t>
      </w:r>
      <w:r w:rsidR="00D0262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when struck by an incident particle. Th</w:t>
      </w:r>
      <w:r w:rsidR="00D02624">
        <w:rPr>
          <w:rFonts w:ascii="Times New Roman" w:eastAsia="Times New Roman" w:hAnsi="Times New Roman" w:cs="Times New Roman"/>
          <w:sz w:val="24"/>
          <w:szCs w:val="24"/>
        </w:rPr>
        <w:t>ese</w:t>
      </w:r>
      <w:r>
        <w:rPr>
          <w:rFonts w:ascii="Times New Roman" w:eastAsia="Times New Roman" w:hAnsi="Times New Roman" w:cs="Times New Roman"/>
          <w:sz w:val="24"/>
          <w:szCs w:val="24"/>
        </w:rPr>
        <w:t xml:space="preserve"> secondary electron</w:t>
      </w:r>
      <w:r w:rsidR="00D0262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can be used to make coincidence or time-of-flight (TOF) measurements, which are used by scientists to deduce properties of the incident particle such as mass, species, and energy. However, little is known</w:t>
      </w:r>
      <w:ins w:id="23" w:author="William Li" w:date="2025-09-18T14:28:00Z" w16du:dateUtc="2025-09-18T18:28:00Z">
        <w:r w:rsidR="00216E86">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r w:rsidR="00D22A84">
        <w:rPr>
          <w:rFonts w:ascii="Times New Roman" w:eastAsia="Times New Roman" w:hAnsi="Times New Roman" w:cs="Times New Roman"/>
          <w:sz w:val="24"/>
          <w:szCs w:val="24"/>
        </w:rPr>
        <w:t xml:space="preserve">beyond a handful of published experiments, </w:t>
      </w:r>
      <w:r>
        <w:rPr>
          <w:rFonts w:ascii="Times New Roman" w:eastAsia="Times New Roman" w:hAnsi="Times New Roman" w:cs="Times New Roman"/>
          <w:sz w:val="24"/>
          <w:szCs w:val="24"/>
        </w:rPr>
        <w:t xml:space="preserve">about </w:t>
      </w:r>
      <w:r w:rsidR="00D22A84">
        <w:rPr>
          <w:rFonts w:ascii="Times New Roman" w:eastAsia="Times New Roman" w:hAnsi="Times New Roman" w:cs="Times New Roman"/>
          <w:sz w:val="24"/>
          <w:szCs w:val="24"/>
        </w:rPr>
        <w:t xml:space="preserve">exactly </w:t>
      </w:r>
      <w:r>
        <w:rPr>
          <w:rFonts w:ascii="Times New Roman" w:eastAsia="Times New Roman" w:hAnsi="Times New Roman" w:cs="Times New Roman"/>
          <w:sz w:val="24"/>
          <w:szCs w:val="24"/>
        </w:rPr>
        <w:t>how the process of secondary electron emission works and how foil thickness and composition affect the fluence of secondary electrons.</w:t>
      </w:r>
    </w:p>
    <w:p w14:paraId="00000004" w14:textId="00EC65E8" w:rsidR="00D11FA1" w:rsidRDefault="00000000" w:rsidP="005E38C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02624">
        <w:rPr>
          <w:rFonts w:ascii="Times New Roman" w:eastAsia="Times New Roman" w:hAnsi="Times New Roman" w:cs="Times New Roman"/>
          <w:sz w:val="24"/>
          <w:szCs w:val="24"/>
        </w:rPr>
        <w:t>o address this gap, t</w:t>
      </w:r>
      <w:r>
        <w:rPr>
          <w:rFonts w:ascii="Times New Roman" w:eastAsia="Times New Roman" w:hAnsi="Times New Roman" w:cs="Times New Roman"/>
          <w:sz w:val="24"/>
          <w:szCs w:val="24"/>
        </w:rPr>
        <w:t xml:space="preserve">his </w:t>
      </w:r>
      <w:r w:rsidR="00D02624">
        <w:rPr>
          <w:rFonts w:ascii="Times New Roman" w:eastAsia="Times New Roman" w:hAnsi="Times New Roman" w:cs="Times New Roman"/>
          <w:sz w:val="24"/>
          <w:szCs w:val="24"/>
        </w:rPr>
        <w:t>proposal aims</w:t>
      </w:r>
      <w:r>
        <w:rPr>
          <w:rFonts w:ascii="Times New Roman" w:eastAsia="Times New Roman" w:hAnsi="Times New Roman" w:cs="Times New Roman"/>
          <w:sz w:val="24"/>
          <w:szCs w:val="24"/>
        </w:rPr>
        <w:t xml:space="preserve"> to develop an ultra-high-vacuum (UHV) compatible scientific instrument that </w:t>
      </w:r>
      <w:ins w:id="24" w:author="Leng Ying Khoo" w:date="2025-09-16T15:32:00Z" w16du:dateUtc="2025-09-16T19:32:00Z">
        <w:del w:id="25" w:author="William Li" w:date="2025-09-18T14:30:00Z" w16du:dateUtc="2025-09-18T18:30:00Z">
          <w:r w:rsidR="00CB4A44" w:rsidDel="00216E86">
            <w:rPr>
              <w:rFonts w:ascii="Times New Roman" w:eastAsia="Times New Roman" w:hAnsi="Times New Roman" w:cs="Times New Roman"/>
              <w:sz w:val="24"/>
              <w:szCs w:val="24"/>
            </w:rPr>
            <w:delText>allows us to examine</w:delText>
          </w:r>
        </w:del>
      </w:ins>
      <w:ins w:id="26" w:author="William Li" w:date="2025-09-18T14:30:00Z" w16du:dateUtc="2025-09-18T18:30:00Z">
        <w:r w:rsidR="00216E86">
          <w:rPr>
            <w:rFonts w:ascii="Times New Roman" w:eastAsia="Times New Roman" w:hAnsi="Times New Roman" w:cs="Times New Roman"/>
            <w:sz w:val="24"/>
            <w:szCs w:val="24"/>
          </w:rPr>
          <w:t>examines</w:t>
        </w:r>
      </w:ins>
      <w:r w:rsidR="00CB4A44">
        <w:rPr>
          <w:rFonts w:ascii="Times New Roman" w:eastAsia="Times New Roman" w:hAnsi="Times New Roman" w:cs="Times New Roman"/>
          <w:sz w:val="24"/>
          <w:szCs w:val="24"/>
        </w:rPr>
        <w:t xml:space="preserve"> the effect of foil thickness and compos</w:t>
      </w:r>
      <w:r w:rsidR="0096122A">
        <w:rPr>
          <w:rFonts w:ascii="Times New Roman" w:eastAsia="Times New Roman" w:hAnsi="Times New Roman" w:cs="Times New Roman"/>
          <w:sz w:val="24"/>
          <w:szCs w:val="24"/>
        </w:rPr>
        <w:t>it</w:t>
      </w:r>
      <w:r w:rsidR="00CB4A44">
        <w:rPr>
          <w:rFonts w:ascii="Times New Roman" w:eastAsia="Times New Roman" w:hAnsi="Times New Roman" w:cs="Times New Roman"/>
          <w:sz w:val="24"/>
          <w:szCs w:val="24"/>
        </w:rPr>
        <w:t>ion on secondary electro</w:t>
      </w:r>
      <w:r w:rsidR="000F1268">
        <w:rPr>
          <w:rFonts w:ascii="Times New Roman" w:eastAsia="Times New Roman" w:hAnsi="Times New Roman" w:cs="Times New Roman"/>
          <w:sz w:val="24"/>
          <w:szCs w:val="24"/>
        </w:rPr>
        <w:t>n</w:t>
      </w:r>
      <w:r w:rsidR="00CB4A44">
        <w:rPr>
          <w:rFonts w:ascii="Times New Roman" w:eastAsia="Times New Roman" w:hAnsi="Times New Roman" w:cs="Times New Roman"/>
          <w:sz w:val="24"/>
          <w:szCs w:val="24"/>
        </w:rPr>
        <w:t xml:space="preserve"> emission in a laboratory setting. This laboratory </w:t>
      </w:r>
      <w:del w:id="27" w:author="William Li" w:date="2025-09-18T15:34:00Z" w16du:dateUtc="2025-09-18T19:34:00Z">
        <w:r w:rsidR="00CB4A44" w:rsidDel="00417217">
          <w:rPr>
            <w:rFonts w:ascii="Times New Roman" w:eastAsia="Times New Roman" w:hAnsi="Times New Roman" w:cs="Times New Roman"/>
            <w:sz w:val="24"/>
            <w:szCs w:val="24"/>
          </w:rPr>
          <w:delText xml:space="preserve">analytical </w:delText>
        </w:r>
      </w:del>
      <w:r w:rsidR="00CB4A44">
        <w:rPr>
          <w:rFonts w:ascii="Times New Roman" w:eastAsia="Times New Roman" w:hAnsi="Times New Roman" w:cs="Times New Roman"/>
          <w:sz w:val="24"/>
          <w:szCs w:val="24"/>
        </w:rPr>
        <w:t xml:space="preserve">instrument </w:t>
      </w:r>
      <w:r w:rsidR="00E3436A">
        <w:rPr>
          <w:rFonts w:ascii="Times New Roman" w:eastAsia="Times New Roman" w:hAnsi="Times New Roman" w:cs="Times New Roman"/>
          <w:sz w:val="24"/>
          <w:szCs w:val="24"/>
        </w:rPr>
        <w:t xml:space="preserve">will </w:t>
      </w:r>
      <w:r w:rsidR="00CB4A44">
        <w:rPr>
          <w:rFonts w:ascii="Times New Roman" w:eastAsia="Times New Roman" w:hAnsi="Times New Roman" w:cs="Times New Roman"/>
          <w:sz w:val="24"/>
          <w:szCs w:val="24"/>
        </w:rPr>
        <w:t>position a carbon</w:t>
      </w:r>
      <w:ins w:id="28" w:author="William Li" w:date="2025-09-18T14:30:00Z" w16du:dateUtc="2025-09-18T18:30:00Z">
        <w:r w:rsidR="00216E86">
          <w:rPr>
            <w:rFonts w:ascii="Times New Roman" w:eastAsia="Times New Roman" w:hAnsi="Times New Roman" w:cs="Times New Roman"/>
            <w:sz w:val="24"/>
            <w:szCs w:val="24"/>
          </w:rPr>
          <w:t>-based</w:t>
        </w:r>
      </w:ins>
      <w:r w:rsidR="00CB4A44">
        <w:rPr>
          <w:rFonts w:ascii="Times New Roman" w:eastAsia="Times New Roman" w:hAnsi="Times New Roman" w:cs="Times New Roman"/>
          <w:sz w:val="24"/>
          <w:szCs w:val="24"/>
        </w:rPr>
        <w:t xml:space="preserve"> foil in a particle beam to measure and separate transmitted particles as well as the secondary particles by charge state.</w:t>
      </w:r>
      <w:r w:rsidR="00E161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instrument will be designed based on an existing device built by students in </w:t>
      </w:r>
      <w:del w:id="29" w:author="William Li" w:date="2025-09-18T15:55:00Z" w16du:dateUtc="2025-09-18T19:55:00Z">
        <w:r w:rsidDel="006D16F4">
          <w:rPr>
            <w:rFonts w:ascii="Times New Roman" w:eastAsia="Times New Roman" w:hAnsi="Times New Roman" w:cs="Times New Roman"/>
            <w:sz w:val="24"/>
            <w:szCs w:val="24"/>
          </w:rPr>
          <w:delText xml:space="preserve">the </w:delText>
        </w:r>
      </w:del>
      <w:ins w:id="30" w:author="William Li" w:date="2025-09-18T15:55:00Z" w16du:dateUtc="2025-09-18T19:55:00Z">
        <w:r w:rsidR="006D16F4">
          <w:rPr>
            <w:rFonts w:ascii="Times New Roman" w:eastAsia="Times New Roman" w:hAnsi="Times New Roman" w:cs="Times New Roman"/>
            <w:sz w:val="24"/>
            <w:szCs w:val="24"/>
          </w:rPr>
          <w:t xml:space="preserve">Princeton’s </w:t>
        </w:r>
      </w:ins>
      <w:r>
        <w:rPr>
          <w:rFonts w:ascii="Times New Roman" w:eastAsia="Times New Roman" w:hAnsi="Times New Roman" w:cs="Times New Roman"/>
          <w:sz w:val="24"/>
          <w:szCs w:val="24"/>
        </w:rPr>
        <w:t xml:space="preserve">2023-2024 AST250/251 </w:t>
      </w:r>
      <w:del w:id="31" w:author="William Li" w:date="2025-09-18T15:55:00Z" w16du:dateUtc="2025-09-18T19:55:00Z">
        <w:r w:rsidDel="006D16F4">
          <w:rPr>
            <w:rFonts w:ascii="Times New Roman" w:eastAsia="Times New Roman" w:hAnsi="Times New Roman" w:cs="Times New Roman"/>
            <w:sz w:val="24"/>
            <w:szCs w:val="24"/>
          </w:rPr>
          <w:delText>class</w:delText>
        </w:r>
      </w:del>
      <w:ins w:id="32" w:author="William Li" w:date="2025-09-18T15:55:00Z" w16du:dateUtc="2025-09-18T19:55:00Z">
        <w:r w:rsidR="006D16F4">
          <w:rPr>
            <w:rFonts w:ascii="Times New Roman" w:eastAsia="Times New Roman" w:hAnsi="Times New Roman" w:cs="Times New Roman"/>
            <w:sz w:val="24"/>
            <w:szCs w:val="24"/>
          </w:rPr>
          <w:t xml:space="preserve">Space </w:t>
        </w:r>
      </w:ins>
      <w:ins w:id="33" w:author="William Li" w:date="2025-09-18T15:56:00Z" w16du:dateUtc="2025-09-18T19:56:00Z">
        <w:r w:rsidR="006D16F4">
          <w:rPr>
            <w:rFonts w:ascii="Times New Roman" w:eastAsia="Times New Roman" w:hAnsi="Times New Roman" w:cs="Times New Roman"/>
            <w:sz w:val="24"/>
            <w:szCs w:val="24"/>
          </w:rPr>
          <w:t>Physics Lab class</w:t>
        </w:r>
      </w:ins>
      <w:r w:rsidR="00D0262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was used to image carbon foils in the path of an ion beam and quantify the effect of holes and wrinkles (defects) in the foil on its </w:t>
      </w:r>
      <w:commentRangeStart w:id="34"/>
      <w:r>
        <w:rPr>
          <w:rFonts w:ascii="Times New Roman" w:eastAsia="Times New Roman" w:hAnsi="Times New Roman" w:cs="Times New Roman"/>
          <w:sz w:val="24"/>
          <w:szCs w:val="24"/>
        </w:rPr>
        <w:t>performance</w:t>
      </w:r>
      <w:commentRangeEnd w:id="34"/>
      <w:r>
        <w:commentReference w:id="34"/>
      </w:r>
      <w:r>
        <w:rPr>
          <w:rFonts w:ascii="Times New Roman" w:eastAsia="Times New Roman" w:hAnsi="Times New Roman" w:cs="Times New Roman"/>
          <w:sz w:val="24"/>
          <w:szCs w:val="24"/>
        </w:rPr>
        <w:t xml:space="preserve">. The new instrument created as part of this research will hold at least three carbon-based foils, concentrically partition charges, and measure secondary electron emission from the foils allowing the instrument operator to </w:t>
      </w:r>
      <w:commentRangeStart w:id="35"/>
      <w:commentRangeStart w:id="36"/>
      <w:r>
        <w:rPr>
          <w:rFonts w:ascii="Times New Roman" w:eastAsia="Times New Roman" w:hAnsi="Times New Roman" w:cs="Times New Roman"/>
          <w:sz w:val="24"/>
          <w:szCs w:val="24"/>
        </w:rPr>
        <w:t>measure</w:t>
      </w:r>
      <w:commentRangeEnd w:id="35"/>
      <w:r>
        <w:commentReference w:id="35"/>
      </w:r>
      <w:commentRangeEnd w:id="36"/>
      <w:r w:rsidR="00D22A84">
        <w:rPr>
          <w:rStyle w:val="CommentReference"/>
        </w:rPr>
        <w:commentReference w:id="36"/>
      </w:r>
      <w:r>
        <w:rPr>
          <w:rFonts w:ascii="Times New Roman" w:eastAsia="Times New Roman" w:hAnsi="Times New Roman" w:cs="Times New Roman"/>
          <w:sz w:val="24"/>
          <w:szCs w:val="24"/>
        </w:rPr>
        <w:t xml:space="preserve"> </w:t>
      </w:r>
      <w:r w:rsidR="00986B09">
        <w:rPr>
          <w:rFonts w:ascii="Times New Roman" w:eastAsia="Times New Roman" w:hAnsi="Times New Roman" w:cs="Times New Roman"/>
          <w:sz w:val="24"/>
          <w:szCs w:val="24"/>
        </w:rPr>
        <w:t xml:space="preserve">the effect of </w:t>
      </w:r>
      <w:r>
        <w:rPr>
          <w:rFonts w:ascii="Times New Roman" w:eastAsia="Times New Roman" w:hAnsi="Times New Roman" w:cs="Times New Roman"/>
          <w:sz w:val="24"/>
          <w:szCs w:val="24"/>
        </w:rPr>
        <w:t xml:space="preserve">different types of foils, such as amorphous carbon foils and few-layer-graphene foils (FLGs) </w:t>
      </w:r>
      <w:r w:rsidR="00D02624">
        <w:rPr>
          <w:rFonts w:ascii="Times New Roman" w:eastAsia="Times New Roman" w:hAnsi="Times New Roman" w:cs="Times New Roman"/>
          <w:sz w:val="24"/>
          <w:szCs w:val="24"/>
        </w:rPr>
        <w:t>under</w:t>
      </w:r>
      <w:r>
        <w:rPr>
          <w:rFonts w:ascii="Times New Roman" w:eastAsia="Times New Roman" w:hAnsi="Times New Roman" w:cs="Times New Roman"/>
          <w:sz w:val="24"/>
          <w:szCs w:val="24"/>
        </w:rPr>
        <w:t xml:space="preserve"> the same particle beam. The end scientific goal of this research is to create a</w:t>
      </w:r>
      <w:r w:rsidR="009C0C60">
        <w:rPr>
          <w:rFonts w:ascii="Times New Roman" w:eastAsia="Times New Roman" w:hAnsi="Times New Roman" w:cs="Times New Roman"/>
          <w:sz w:val="24"/>
          <w:szCs w:val="24"/>
        </w:rPr>
        <w:t>n empirical</w:t>
      </w:r>
      <w:r>
        <w:rPr>
          <w:rFonts w:ascii="Times New Roman" w:eastAsia="Times New Roman" w:hAnsi="Times New Roman" w:cs="Times New Roman"/>
          <w:sz w:val="24"/>
          <w:szCs w:val="24"/>
        </w:rPr>
        <w:t xml:space="preserve"> model that infers the thickness and composition of the measured carbon-based foil based on the fluence </w:t>
      </w:r>
      <w:ins w:id="37" w:author="William Li" w:date="2025-09-18T15:38:00Z" w16du:dateUtc="2025-09-18T19:38:00Z">
        <w:r w:rsidR="00417217">
          <w:rPr>
            <w:rFonts w:ascii="Times New Roman" w:eastAsia="Times New Roman" w:hAnsi="Times New Roman" w:cs="Times New Roman"/>
            <w:sz w:val="24"/>
            <w:szCs w:val="24"/>
          </w:rPr>
          <w:t xml:space="preserve">and energy </w:t>
        </w:r>
      </w:ins>
      <w:r>
        <w:rPr>
          <w:rFonts w:ascii="Times New Roman" w:eastAsia="Times New Roman" w:hAnsi="Times New Roman" w:cs="Times New Roman"/>
          <w:sz w:val="24"/>
          <w:szCs w:val="24"/>
        </w:rPr>
        <w:t xml:space="preserve">of secondary electrons emitted from the foil. </w:t>
      </w:r>
    </w:p>
    <w:p w14:paraId="00000005" w14:textId="78B767F5" w:rsidR="00D11FA1" w:rsidRDefault="00D22A84" w:rsidP="005E38C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current literature it is hypothesized that the thinner the foil, the more sensitive a space instrument will be to detecting higher mass particles and lower energy particles, so a graphene foil, as a single layer of carbon, should perform significantly better than amorphous carbon. However, existing </w:t>
      </w:r>
      <w:proofErr w:type="gramStart"/>
      <w:r>
        <w:rPr>
          <w:rFonts w:ascii="Times New Roman" w:eastAsia="Times New Roman" w:hAnsi="Times New Roman" w:cs="Times New Roman"/>
          <w:sz w:val="24"/>
          <w:szCs w:val="24"/>
        </w:rPr>
        <w:t>experimentally-based</w:t>
      </w:r>
      <w:proofErr w:type="gramEnd"/>
      <w:r>
        <w:rPr>
          <w:rFonts w:ascii="Times New Roman" w:eastAsia="Times New Roman" w:hAnsi="Times New Roman" w:cs="Times New Roman"/>
          <w:sz w:val="24"/>
          <w:szCs w:val="24"/>
        </w:rPr>
        <w:t xml:space="preserve"> findings in the literature does not support that theory and shows that graphene only has marginal improvements over amorphous carbon. It is hypothesized that there is a “crud layer” of water vapor and other trace elements that accumulates on carbon-based foils which significantly increases the thickness and </w:t>
      </w:r>
      <w:del w:id="38" w:author="William Li" w:date="2025-09-18T14:33:00Z" w16du:dateUtc="2025-09-18T18:33:00Z">
        <w:r w:rsidDel="00216E86">
          <w:rPr>
            <w:rFonts w:ascii="Times New Roman" w:eastAsia="Times New Roman" w:hAnsi="Times New Roman" w:cs="Times New Roman"/>
            <w:sz w:val="24"/>
            <w:szCs w:val="24"/>
          </w:rPr>
          <w:delText xml:space="preserve">erases </w:delText>
        </w:r>
      </w:del>
      <w:ins w:id="39" w:author="William Li" w:date="2025-09-18T14:33:00Z" w16du:dateUtc="2025-09-18T18:33:00Z">
        <w:r w:rsidR="00216E86">
          <w:rPr>
            <w:rFonts w:ascii="Times New Roman" w:eastAsia="Times New Roman" w:hAnsi="Times New Roman" w:cs="Times New Roman"/>
            <w:sz w:val="24"/>
            <w:szCs w:val="24"/>
          </w:rPr>
          <w:t xml:space="preserve">negates </w:t>
        </w:r>
      </w:ins>
      <w:r>
        <w:rPr>
          <w:rFonts w:ascii="Times New Roman" w:eastAsia="Times New Roman" w:hAnsi="Times New Roman" w:cs="Times New Roman"/>
          <w:sz w:val="24"/>
          <w:szCs w:val="24"/>
        </w:rPr>
        <w:t xml:space="preserve">the supposed benefits of a thinner foil. </w:t>
      </w:r>
      <w:r w:rsidR="009C0C60">
        <w:rPr>
          <w:rFonts w:ascii="Times New Roman" w:eastAsia="Times New Roman" w:hAnsi="Times New Roman" w:cs="Times New Roman"/>
          <w:sz w:val="24"/>
          <w:szCs w:val="24"/>
        </w:rPr>
        <w:t xml:space="preserve">The development of </w:t>
      </w:r>
      <w:del w:id="40" w:author="William Li" w:date="2025-09-18T14:33:00Z" w16du:dateUtc="2025-09-18T18:33:00Z">
        <w:r w:rsidR="009C0C60" w:rsidDel="00216E86">
          <w:rPr>
            <w:rFonts w:ascii="Times New Roman" w:eastAsia="Times New Roman" w:hAnsi="Times New Roman" w:cs="Times New Roman"/>
            <w:sz w:val="24"/>
            <w:szCs w:val="24"/>
          </w:rPr>
          <w:delText>[INSTRUMENT NAME]</w:delText>
        </w:r>
      </w:del>
      <w:ins w:id="41" w:author="William Li" w:date="2025-09-18T14:33:00Z" w16du:dateUtc="2025-09-18T18:33:00Z">
        <w:r w:rsidR="00216E86">
          <w:rPr>
            <w:rFonts w:ascii="Times New Roman" w:eastAsia="Times New Roman" w:hAnsi="Times New Roman" w:cs="Times New Roman"/>
            <w:sz w:val="24"/>
            <w:szCs w:val="24"/>
          </w:rPr>
          <w:t>GEMINI</w:t>
        </w:r>
      </w:ins>
      <w:r w:rsidR="009C0C60">
        <w:rPr>
          <w:rFonts w:ascii="Times New Roman" w:eastAsia="Times New Roman" w:hAnsi="Times New Roman" w:cs="Times New Roman"/>
          <w:sz w:val="24"/>
          <w:szCs w:val="24"/>
        </w:rPr>
        <w:t>, will therefore, hold tremendous scientific value. It will mark the first ever study of secondary electron emission as a function of graphene foil thickness and composition</w:t>
      </w:r>
      <w:ins w:id="42" w:author="William Li" w:date="2025-09-18T14:38:00Z" w16du:dateUtc="2025-09-18T18:38:00Z">
        <w:r w:rsidR="00216E86">
          <w:rPr>
            <w:rFonts w:ascii="Times New Roman" w:eastAsia="Times New Roman" w:hAnsi="Times New Roman" w:cs="Times New Roman"/>
            <w:sz w:val="24"/>
            <w:szCs w:val="24"/>
          </w:rPr>
          <w:t xml:space="preserve"> and will</w:t>
        </w:r>
      </w:ins>
      <w:ins w:id="43" w:author="William Li" w:date="2025-09-18T14:36:00Z" w16du:dateUtc="2025-09-18T18:36:00Z">
        <w:r w:rsidR="00216E86">
          <w:rPr>
            <w:rFonts w:ascii="Times New Roman" w:eastAsia="Times New Roman" w:hAnsi="Times New Roman" w:cs="Times New Roman"/>
            <w:sz w:val="24"/>
            <w:szCs w:val="24"/>
          </w:rPr>
          <w:t xml:space="preserve"> allow future researchers to test different graphene foils with varying thicknesses and surface compositions in a laboratory setting, in search for the optimal graphene foil for space flight</w:t>
        </w:r>
      </w:ins>
      <w:del w:id="44" w:author="William Li" w:date="2025-09-18T14:37:00Z" w16du:dateUtc="2025-09-18T18:37:00Z">
        <w:r w:rsidR="009C0C60" w:rsidDel="00216E86">
          <w:rPr>
            <w:rFonts w:ascii="Times New Roman" w:eastAsia="Times New Roman" w:hAnsi="Times New Roman" w:cs="Times New Roman"/>
            <w:sz w:val="24"/>
            <w:szCs w:val="24"/>
          </w:rPr>
          <w:delText xml:space="preserve">and thus will inform the </w:delText>
        </w:r>
        <w:commentRangeStart w:id="45"/>
        <w:r w:rsidR="009C0C60" w:rsidDel="00216E86">
          <w:rPr>
            <w:rFonts w:ascii="Times New Roman" w:eastAsia="Times New Roman" w:hAnsi="Times New Roman" w:cs="Times New Roman"/>
            <w:sz w:val="24"/>
            <w:szCs w:val="24"/>
          </w:rPr>
          <w:delText xml:space="preserve">qualification of graphene foils </w:delText>
        </w:r>
        <w:commentRangeEnd w:id="45"/>
        <w:r w:rsidR="005701CC" w:rsidDel="00216E86">
          <w:rPr>
            <w:rStyle w:val="CommentReference"/>
          </w:rPr>
          <w:commentReference w:id="45"/>
        </w:r>
        <w:r w:rsidR="009C0C60" w:rsidDel="00216E86">
          <w:rPr>
            <w:rFonts w:ascii="Times New Roman" w:eastAsia="Times New Roman" w:hAnsi="Times New Roman" w:cs="Times New Roman"/>
            <w:sz w:val="24"/>
            <w:szCs w:val="24"/>
          </w:rPr>
          <w:delText>as the next generation of carbon foils in space</w:delText>
        </w:r>
        <w:r w:rsidR="00270658" w:rsidDel="00216E86">
          <w:rPr>
            <w:rFonts w:ascii="Times New Roman" w:eastAsia="Times New Roman" w:hAnsi="Times New Roman" w:cs="Times New Roman"/>
            <w:sz w:val="24"/>
            <w:szCs w:val="24"/>
          </w:rPr>
          <w:delText xml:space="preserve"> </w:delText>
        </w:r>
        <w:r w:rsidR="009C0C60" w:rsidDel="00216E86">
          <w:rPr>
            <w:rFonts w:ascii="Times New Roman" w:eastAsia="Times New Roman" w:hAnsi="Times New Roman" w:cs="Times New Roman"/>
            <w:sz w:val="24"/>
            <w:szCs w:val="24"/>
          </w:rPr>
          <w:delText>instruments.</w:delText>
        </w:r>
      </w:del>
      <w:del w:id="46" w:author="William Li" w:date="2025-09-18T14:36:00Z" w16du:dateUtc="2025-09-18T18:36:00Z">
        <w:r w:rsidR="009C0C60" w:rsidDel="00216E86">
          <w:rPr>
            <w:rFonts w:ascii="Times New Roman" w:eastAsia="Times New Roman" w:hAnsi="Times New Roman" w:cs="Times New Roman"/>
            <w:sz w:val="24"/>
            <w:szCs w:val="24"/>
          </w:rPr>
          <w:delText xml:space="preserve"> It will </w:delText>
        </w:r>
        <w:r w:rsidR="00E73480" w:rsidDel="00216E86">
          <w:rPr>
            <w:rFonts w:ascii="Times New Roman" w:eastAsia="Times New Roman" w:hAnsi="Times New Roman" w:cs="Times New Roman"/>
            <w:sz w:val="24"/>
            <w:szCs w:val="24"/>
          </w:rPr>
          <w:delText xml:space="preserve">also </w:delText>
        </w:r>
        <w:r w:rsidR="009C0C60" w:rsidDel="00216E86">
          <w:rPr>
            <w:rFonts w:ascii="Times New Roman" w:eastAsia="Times New Roman" w:hAnsi="Times New Roman" w:cs="Times New Roman"/>
            <w:sz w:val="24"/>
            <w:szCs w:val="24"/>
          </w:rPr>
          <w:delText xml:space="preserve">allow </w:delText>
        </w:r>
        <w:r w:rsidDel="00216E86">
          <w:rPr>
            <w:rFonts w:ascii="Times New Roman" w:eastAsia="Times New Roman" w:hAnsi="Times New Roman" w:cs="Times New Roman"/>
            <w:sz w:val="24"/>
            <w:szCs w:val="24"/>
          </w:rPr>
          <w:delText xml:space="preserve">future researchers can use  [INSTRUMENT NAME] to test different graphene foils with varying thicknesses and surface compositions </w:delText>
        </w:r>
      </w:del>
      <w:ins w:id="47" w:author="Leng Ying Khoo" w:date="2025-09-16T15:38:00Z" w16du:dateUtc="2025-09-16T19:38:00Z">
        <w:del w:id="48" w:author="William Li" w:date="2025-09-18T14:36:00Z" w16du:dateUtc="2025-09-18T18:36:00Z">
          <w:r w:rsidR="00270658" w:rsidDel="00216E86">
            <w:rPr>
              <w:rFonts w:ascii="Times New Roman" w:eastAsia="Times New Roman" w:hAnsi="Times New Roman" w:cs="Times New Roman"/>
              <w:sz w:val="24"/>
              <w:szCs w:val="24"/>
            </w:rPr>
            <w:delText>i</w:delText>
          </w:r>
        </w:del>
      </w:ins>
      <w:ins w:id="49" w:author="Leng Ying Khoo" w:date="2025-09-16T15:24:00Z" w16du:dateUtc="2025-09-16T19:24:00Z">
        <w:del w:id="50" w:author="William Li" w:date="2025-09-18T14:36:00Z" w16du:dateUtc="2025-09-18T18:36:00Z">
          <w:r w:rsidR="009C0C60" w:rsidDel="00216E86">
            <w:rPr>
              <w:rFonts w:ascii="Times New Roman" w:eastAsia="Times New Roman" w:hAnsi="Times New Roman" w:cs="Times New Roman"/>
              <w:sz w:val="24"/>
              <w:szCs w:val="24"/>
            </w:rPr>
            <w:delText xml:space="preserve">n a laboratory setting, </w:delText>
          </w:r>
        </w:del>
      </w:ins>
      <w:del w:id="51" w:author="William Li" w:date="2025-09-18T14:36:00Z" w16du:dateUtc="2025-09-18T18:36:00Z">
        <w:r w:rsidDel="00216E86">
          <w:rPr>
            <w:rFonts w:ascii="Times New Roman" w:eastAsia="Times New Roman" w:hAnsi="Times New Roman" w:cs="Times New Roman"/>
            <w:sz w:val="24"/>
            <w:szCs w:val="24"/>
          </w:rPr>
          <w:delText>to</w:delText>
        </w:r>
      </w:del>
      <w:ins w:id="52" w:author="Leng Ying Khoo" w:date="2025-09-16T15:38:00Z" w16du:dateUtc="2025-09-16T19:38:00Z">
        <w:del w:id="53" w:author="William Li" w:date="2025-09-18T14:36:00Z" w16du:dateUtc="2025-09-18T18:36:00Z">
          <w:r w:rsidR="00270658" w:rsidDel="00216E86">
            <w:rPr>
              <w:rFonts w:ascii="Times New Roman" w:eastAsia="Times New Roman" w:hAnsi="Times New Roman" w:cs="Times New Roman"/>
              <w:sz w:val="24"/>
              <w:szCs w:val="24"/>
            </w:rPr>
            <w:delText xml:space="preserve">in </w:delText>
          </w:r>
        </w:del>
      </w:ins>
      <w:del w:id="54" w:author="William Li" w:date="2025-09-18T14:36:00Z" w16du:dateUtc="2025-09-18T18:36:00Z">
        <w:r w:rsidDel="00216E86">
          <w:rPr>
            <w:rFonts w:ascii="Times New Roman" w:eastAsia="Times New Roman" w:hAnsi="Times New Roman" w:cs="Times New Roman"/>
            <w:sz w:val="24"/>
            <w:szCs w:val="24"/>
          </w:rPr>
          <w:delText>search for the optimal graphene foil for space flight</w:delText>
        </w:r>
      </w:del>
      <w:r>
        <w:rPr>
          <w:rFonts w:ascii="Times New Roman" w:eastAsia="Times New Roman" w:hAnsi="Times New Roman" w:cs="Times New Roman"/>
          <w:sz w:val="24"/>
          <w:szCs w:val="24"/>
        </w:rPr>
        <w:t>.</w:t>
      </w:r>
      <w:ins w:id="55" w:author="Jamie S. Rankin" w:date="2025-09-15T10:44:00Z" w16du:dateUtc="2025-09-15T14:44:00Z">
        <w:r>
          <w:rPr>
            <w:rFonts w:ascii="Times New Roman" w:eastAsia="Times New Roman" w:hAnsi="Times New Roman" w:cs="Times New Roman"/>
            <w:sz w:val="24"/>
            <w:szCs w:val="24"/>
          </w:rPr>
          <w:t xml:space="preserve"> </w:t>
        </w:r>
      </w:ins>
    </w:p>
    <w:p w14:paraId="00000006" w14:textId="47461E73" w:rsidR="00D11FA1" w:rsidRDefault="00000000" w:rsidP="005E38C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As previously mentioned, this project will build upon an apparatus first designed by the 2023-2024 AST250/251 class</w:t>
      </w:r>
      <w:del w:id="56" w:author="William Li" w:date="2025-09-18T15:55:00Z" w16du:dateUtc="2025-09-18T19:55:00Z">
        <w:r w:rsidDel="006D16F4">
          <w:rPr>
            <w:rFonts w:ascii="Times New Roman" w:eastAsia="Times New Roman" w:hAnsi="Times New Roman" w:cs="Times New Roman"/>
            <w:sz w:val="24"/>
            <w:szCs w:val="24"/>
          </w:rPr>
          <w:delText xml:space="preserve"> in the Space Physics Lab</w:delText>
        </w:r>
      </w:del>
      <w:r>
        <w:rPr>
          <w:rFonts w:ascii="Times New Roman" w:eastAsia="Times New Roman" w:hAnsi="Times New Roman" w:cs="Times New Roman"/>
          <w:sz w:val="24"/>
          <w:szCs w:val="24"/>
        </w:rPr>
        <w:t xml:space="preserve">. The class’s instrument uses three linear actuators to move a pinhole and carbon foil in front of a microchannel plate (MCP) </w:t>
      </w:r>
      <w:r w:rsidR="0084306E">
        <w:rPr>
          <w:rFonts w:ascii="Times New Roman" w:eastAsia="Times New Roman" w:hAnsi="Times New Roman" w:cs="Times New Roman"/>
          <w:sz w:val="24"/>
          <w:szCs w:val="24"/>
        </w:rPr>
        <w:t xml:space="preserve">imager </w:t>
      </w:r>
      <w:r>
        <w:rPr>
          <w:rFonts w:ascii="Times New Roman" w:eastAsia="Times New Roman" w:hAnsi="Times New Roman" w:cs="Times New Roman"/>
          <w:sz w:val="24"/>
          <w:szCs w:val="24"/>
        </w:rPr>
        <w:t xml:space="preserve">so that when the device is placed </w:t>
      </w:r>
      <w:r w:rsidR="0084306E">
        <w:rPr>
          <w:rFonts w:ascii="Times New Roman" w:eastAsia="Times New Roman" w:hAnsi="Times New Roman" w:cs="Times New Roman"/>
          <w:sz w:val="24"/>
          <w:szCs w:val="24"/>
        </w:rPr>
        <w:t>in line</w:t>
      </w:r>
      <w:r>
        <w:rPr>
          <w:rFonts w:ascii="Times New Roman" w:eastAsia="Times New Roman" w:hAnsi="Times New Roman" w:cs="Times New Roman"/>
          <w:sz w:val="24"/>
          <w:szCs w:val="24"/>
        </w:rPr>
        <w:t xml:space="preserve"> with a beam of </w:t>
      </w:r>
      <w:commentRangeStart w:id="57"/>
      <w:r w:rsidR="0084306E">
        <w:rPr>
          <w:rFonts w:ascii="Times New Roman" w:eastAsia="Times New Roman" w:hAnsi="Times New Roman" w:cs="Times New Roman"/>
          <w:sz w:val="24"/>
          <w:szCs w:val="24"/>
        </w:rPr>
        <w:t xml:space="preserve">particles </w:t>
      </w:r>
      <w:commentRangeEnd w:id="57"/>
      <w:r w:rsidR="0084306E">
        <w:rPr>
          <w:rStyle w:val="CommentReference"/>
        </w:rPr>
        <w:commentReference w:id="57"/>
      </w:r>
      <w:r>
        <w:rPr>
          <w:rFonts w:ascii="Times New Roman" w:eastAsia="Times New Roman" w:hAnsi="Times New Roman" w:cs="Times New Roman"/>
          <w:sz w:val="24"/>
          <w:szCs w:val="24"/>
        </w:rPr>
        <w:t xml:space="preserve">in the Space Physics Lab’s vacuum chamber, the MCP creates a 2D spatial map of particle counts. It also has a metal gate </w:t>
      </w:r>
      <w:r w:rsidR="0084306E">
        <w:rPr>
          <w:rFonts w:ascii="Times New Roman" w:eastAsia="Times New Roman" w:hAnsi="Times New Roman" w:cs="Times New Roman"/>
          <w:sz w:val="24"/>
          <w:szCs w:val="24"/>
        </w:rPr>
        <w:t xml:space="preserve">(consisting of </w:t>
      </w:r>
      <w:commentRangeStart w:id="58"/>
      <w:commentRangeStart w:id="59"/>
      <w:del w:id="60" w:author="William Li" w:date="2025-09-18T14:21:00Z" w16du:dateUtc="2025-09-18T18:21:00Z">
        <w:r w:rsidR="0084306E" w:rsidDel="00D24955">
          <w:rPr>
            <w:rFonts w:ascii="Times New Roman" w:eastAsia="Times New Roman" w:hAnsi="Times New Roman" w:cs="Times New Roman"/>
            <w:sz w:val="24"/>
            <w:szCs w:val="24"/>
          </w:rPr>
          <w:delText>X</w:delText>
        </w:r>
        <w:commentRangeEnd w:id="58"/>
        <w:r w:rsidR="0084306E" w:rsidDel="00D24955">
          <w:rPr>
            <w:rStyle w:val="CommentReference"/>
          </w:rPr>
          <w:commentReference w:id="58"/>
        </w:r>
        <w:commentRangeEnd w:id="59"/>
        <w:r w:rsidR="003F385B" w:rsidDel="00D24955">
          <w:rPr>
            <w:rStyle w:val="CommentReference"/>
          </w:rPr>
          <w:commentReference w:id="59"/>
        </w:r>
      </w:del>
      <w:ins w:id="61" w:author="Jamie S. Rankin" w:date="2025-09-15T10:48:00Z" w16du:dateUtc="2025-09-15T14:48:00Z">
        <w:del w:id="62" w:author="William Li" w:date="2025-09-18T14:21:00Z" w16du:dateUtc="2025-09-18T18:21:00Z">
          <w:r w:rsidR="0084306E" w:rsidDel="00D24955">
            <w:rPr>
              <w:rFonts w:ascii="Times New Roman" w:eastAsia="Times New Roman" w:hAnsi="Times New Roman" w:cs="Times New Roman"/>
              <w:sz w:val="24"/>
              <w:szCs w:val="24"/>
            </w:rPr>
            <w:delText xml:space="preserve"> </w:delText>
          </w:r>
        </w:del>
      </w:ins>
      <w:ins w:id="63" w:author="William Li" w:date="2025-09-18T14:21:00Z" w16du:dateUtc="2025-09-18T18:21:00Z">
        <w:r w:rsidR="00D24955">
          <w:rPr>
            <w:rFonts w:ascii="Times New Roman" w:eastAsia="Times New Roman" w:hAnsi="Times New Roman" w:cs="Times New Roman"/>
            <w:sz w:val="24"/>
            <w:szCs w:val="24"/>
          </w:rPr>
          <w:t xml:space="preserve">2 </w:t>
        </w:r>
      </w:ins>
      <w:r w:rsidR="0084306E">
        <w:rPr>
          <w:rFonts w:ascii="Times New Roman" w:eastAsia="Times New Roman" w:hAnsi="Times New Roman" w:cs="Times New Roman"/>
          <w:sz w:val="24"/>
          <w:szCs w:val="24"/>
        </w:rPr>
        <w:t xml:space="preserve">parallel </w:t>
      </w:r>
      <w:del w:id="64" w:author="William Li" w:date="2025-09-18T14:21:00Z" w16du:dateUtc="2025-09-18T18:21:00Z">
        <w:r w:rsidR="0084306E" w:rsidDel="00D24955">
          <w:rPr>
            <w:rFonts w:ascii="Times New Roman" w:eastAsia="Times New Roman" w:hAnsi="Times New Roman" w:cs="Times New Roman"/>
            <w:sz w:val="24"/>
            <w:szCs w:val="24"/>
          </w:rPr>
          <w:delText>plates</w:delText>
        </w:r>
      </w:del>
      <w:ins w:id="65" w:author="William Li" w:date="2025-09-18T14:21:00Z" w16du:dateUtc="2025-09-18T18:21:00Z">
        <w:r w:rsidR="00D24955">
          <w:rPr>
            <w:rFonts w:ascii="Times New Roman" w:eastAsia="Times New Roman" w:hAnsi="Times New Roman" w:cs="Times New Roman"/>
            <w:sz w:val="24"/>
            <w:szCs w:val="24"/>
          </w:rPr>
          <w:t>rods</w:t>
        </w:r>
      </w:ins>
      <w:r w:rsidR="008430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that can </w:t>
      </w:r>
      <w:r>
        <w:rPr>
          <w:rFonts w:ascii="Times New Roman" w:eastAsia="Times New Roman" w:hAnsi="Times New Roman" w:cs="Times New Roman"/>
          <w:sz w:val="24"/>
          <w:szCs w:val="24"/>
        </w:rPr>
        <w:lastRenderedPageBreak/>
        <w:t>be energized to high voltage and serve</w:t>
      </w:r>
      <w:r w:rsidR="0084306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as an electrostatic analyzer (ESA), deflecting particles based on their </w:t>
      </w:r>
      <w:r w:rsidR="0084306E">
        <w:rPr>
          <w:rFonts w:ascii="Times New Roman" w:eastAsia="Times New Roman" w:hAnsi="Times New Roman" w:cs="Times New Roman"/>
          <w:sz w:val="24"/>
          <w:szCs w:val="24"/>
        </w:rPr>
        <w:t>energy and</w:t>
      </w:r>
      <w:ins w:id="66" w:author="William Li" w:date="2025-09-18T15:36:00Z" w16du:dateUtc="2025-09-18T19:36:00Z">
        <w:r w:rsidR="00417217">
          <w:rPr>
            <w:rFonts w:ascii="Times New Roman" w:eastAsia="Times New Roman" w:hAnsi="Times New Roman" w:cs="Times New Roman"/>
            <w:sz w:val="24"/>
            <w:szCs w:val="24"/>
          </w:rPr>
          <w:t>/</w:t>
        </w:r>
      </w:ins>
      <w:ins w:id="67" w:author="William Li" w:date="2025-09-18T15:37:00Z" w16du:dateUtc="2025-09-18T19:37:00Z">
        <w:r w:rsidR="00417217">
          <w:rPr>
            <w:rFonts w:ascii="Times New Roman" w:eastAsia="Times New Roman" w:hAnsi="Times New Roman" w:cs="Times New Roman"/>
            <w:sz w:val="24"/>
            <w:szCs w:val="24"/>
          </w:rPr>
          <w:t>or</w:t>
        </w:r>
      </w:ins>
      <w:r w:rsidR="008430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charge</w:t>
      </w:r>
      <w:r w:rsidR="0084306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4306E">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creat</w:t>
      </w:r>
      <w:r w:rsidR="0084306E">
        <w:rPr>
          <w:rFonts w:ascii="Times New Roman" w:eastAsia="Times New Roman" w:hAnsi="Times New Roman" w:cs="Times New Roman"/>
          <w:sz w:val="24"/>
          <w:szCs w:val="24"/>
        </w:rPr>
        <w:t>es</w:t>
      </w:r>
      <w:r>
        <w:rPr>
          <w:rFonts w:ascii="Times New Roman" w:eastAsia="Times New Roman" w:hAnsi="Times New Roman" w:cs="Times New Roman"/>
          <w:sz w:val="24"/>
          <w:szCs w:val="24"/>
        </w:rPr>
        <w:t xml:space="preserve"> a visual distribution on the MCP </w:t>
      </w:r>
      <w:r w:rsidR="0084306E">
        <w:rPr>
          <w:rFonts w:ascii="Times New Roman" w:eastAsia="Times New Roman" w:hAnsi="Times New Roman" w:cs="Times New Roman"/>
          <w:sz w:val="24"/>
          <w:szCs w:val="24"/>
        </w:rPr>
        <w:t xml:space="preserve">which can be used to quantify how many of the particles </w:t>
      </w:r>
      <w:del w:id="68" w:author="William Li" w:date="2025-09-18T15:36:00Z" w16du:dateUtc="2025-09-18T19:36:00Z">
        <w:r w:rsidR="0084306E" w:rsidDel="00417217">
          <w:rPr>
            <w:rFonts w:ascii="Times New Roman" w:eastAsia="Times New Roman" w:hAnsi="Times New Roman" w:cs="Times New Roman"/>
            <w:sz w:val="24"/>
            <w:szCs w:val="24"/>
          </w:rPr>
          <w:delText>emitted from the foil came off as</w:delText>
        </w:r>
      </w:del>
      <w:ins w:id="69" w:author="William Li" w:date="2025-09-18T15:36:00Z" w16du:dateUtc="2025-09-18T19:36:00Z">
        <w:r w:rsidR="00417217">
          <w:rPr>
            <w:rFonts w:ascii="Times New Roman" w:eastAsia="Times New Roman" w:hAnsi="Times New Roman" w:cs="Times New Roman"/>
            <w:sz w:val="24"/>
            <w:szCs w:val="24"/>
          </w:rPr>
          <w:t>are</w:t>
        </w:r>
      </w:ins>
      <w:r w:rsidR="0084306E">
        <w:rPr>
          <w:rFonts w:ascii="Times New Roman" w:eastAsia="Times New Roman" w:hAnsi="Times New Roman" w:cs="Times New Roman"/>
          <w:sz w:val="24"/>
          <w:szCs w:val="24"/>
        </w:rPr>
        <w:t xml:space="preserve"> negatively charged, positively charged, or neutral</w:t>
      </w:r>
      <w:ins w:id="70" w:author="William Li" w:date="2025-09-18T15:34:00Z" w16du:dateUtc="2025-09-18T19:34:00Z">
        <w:r w:rsidR="00417217">
          <w:rPr>
            <w:rFonts w:ascii="Times New Roman" w:eastAsia="Times New Roman" w:hAnsi="Times New Roman" w:cs="Times New Roman"/>
            <w:sz w:val="24"/>
            <w:szCs w:val="24"/>
          </w:rPr>
          <w:t>.</w:t>
        </w:r>
      </w:ins>
      <w:del w:id="71" w:author="William Li" w:date="2025-09-18T14:22:00Z" w16du:dateUtc="2025-09-18T18:22:00Z">
        <w:r w:rsidR="0084306E" w:rsidDel="00D24955">
          <w:rPr>
            <w:rFonts w:ascii="Times New Roman" w:eastAsia="Times New Roman" w:hAnsi="Times New Roman" w:cs="Times New Roman"/>
            <w:sz w:val="24"/>
            <w:szCs w:val="24"/>
          </w:rPr>
          <w:delText>.</w:delText>
        </w:r>
      </w:del>
      <w:ins w:id="72" w:author="William Li" w:date="2025-09-18T15:36:00Z" w16du:dateUtc="2025-09-18T19:36:00Z">
        <w:r w:rsidR="00417217">
          <w:rPr>
            <w:rFonts w:ascii="Times New Roman" w:eastAsia="Times New Roman" w:hAnsi="Times New Roman" w:cs="Times New Roman"/>
            <w:sz w:val="24"/>
            <w:szCs w:val="24"/>
          </w:rPr>
          <w:t xml:space="preserve"> </w:t>
        </w:r>
      </w:ins>
      <w:ins w:id="73" w:author="William Li" w:date="2025-09-18T15:52:00Z" w16du:dateUtc="2025-09-18T19:52:00Z">
        <w:r w:rsidR="006D16F4">
          <w:rPr>
            <w:rFonts w:ascii="Times New Roman" w:eastAsia="Times New Roman" w:hAnsi="Times New Roman" w:cs="Times New Roman"/>
            <w:sz w:val="24"/>
            <w:szCs w:val="24"/>
          </w:rPr>
          <w:t>Knowing</w:t>
        </w:r>
      </w:ins>
      <w:ins w:id="74" w:author="William Li" w:date="2025-09-18T15:39:00Z" w16du:dateUtc="2025-09-18T19:39:00Z">
        <w:r w:rsidR="00417217">
          <w:rPr>
            <w:rFonts w:ascii="Times New Roman" w:eastAsia="Times New Roman" w:hAnsi="Times New Roman" w:cs="Times New Roman"/>
            <w:sz w:val="24"/>
            <w:szCs w:val="24"/>
          </w:rPr>
          <w:t xml:space="preserve"> the ch</w:t>
        </w:r>
      </w:ins>
      <w:ins w:id="75" w:author="William Li" w:date="2025-09-18T15:40:00Z" w16du:dateUtc="2025-09-18T19:40:00Z">
        <w:r w:rsidR="00417217">
          <w:rPr>
            <w:rFonts w:ascii="Times New Roman" w:eastAsia="Times New Roman" w:hAnsi="Times New Roman" w:cs="Times New Roman"/>
            <w:sz w:val="24"/>
            <w:szCs w:val="24"/>
          </w:rPr>
          <w:t xml:space="preserve">arge state of the particles </w:t>
        </w:r>
      </w:ins>
      <w:ins w:id="76" w:author="William Li" w:date="2025-09-18T15:53:00Z" w16du:dateUtc="2025-09-18T19:53:00Z">
        <w:r w:rsidR="006D16F4">
          <w:rPr>
            <w:rFonts w:ascii="Times New Roman" w:eastAsia="Times New Roman" w:hAnsi="Times New Roman" w:cs="Times New Roman"/>
            <w:sz w:val="24"/>
            <w:szCs w:val="24"/>
          </w:rPr>
          <w:t xml:space="preserve">is critical because it </w:t>
        </w:r>
      </w:ins>
      <w:ins w:id="77" w:author="William Li" w:date="2025-09-18T15:42:00Z" w16du:dateUtc="2025-09-18T19:42:00Z">
        <w:r w:rsidR="00417217">
          <w:rPr>
            <w:rFonts w:ascii="Times New Roman" w:eastAsia="Times New Roman" w:hAnsi="Times New Roman" w:cs="Times New Roman"/>
            <w:sz w:val="24"/>
            <w:szCs w:val="24"/>
          </w:rPr>
          <w:t>creates a relationship</w:t>
        </w:r>
      </w:ins>
      <w:ins w:id="78" w:author="William Li" w:date="2025-09-18T15:41:00Z" w16du:dateUtc="2025-09-18T19:41:00Z">
        <w:r w:rsidR="00417217">
          <w:rPr>
            <w:rFonts w:ascii="Times New Roman" w:eastAsia="Times New Roman" w:hAnsi="Times New Roman" w:cs="Times New Roman"/>
            <w:sz w:val="24"/>
            <w:szCs w:val="24"/>
          </w:rPr>
          <w:t xml:space="preserve"> between the composition of detected particles and the composition of the foil. </w:t>
        </w:r>
      </w:ins>
      <w:del w:id="79" w:author="William Li" w:date="2025-09-18T15:36:00Z" w16du:dateUtc="2025-09-18T19:36:00Z">
        <w:r w:rsidR="0084306E" w:rsidDel="00417217">
          <w:rPr>
            <w:rFonts w:ascii="Times New Roman" w:eastAsia="Times New Roman" w:hAnsi="Times New Roman" w:cs="Times New Roman"/>
            <w:sz w:val="24"/>
            <w:szCs w:val="24"/>
          </w:rPr>
          <w:delText xml:space="preserve"> </w:delText>
        </w:r>
      </w:del>
      <w:del w:id="80" w:author="William Li" w:date="2025-09-18T14:22:00Z" w16du:dateUtc="2025-09-18T18:22:00Z">
        <w:r w:rsidR="0084306E" w:rsidDel="00D24955">
          <w:rPr>
            <w:rFonts w:ascii="Times New Roman" w:eastAsia="Times New Roman" w:hAnsi="Times New Roman" w:cs="Times New Roman"/>
            <w:sz w:val="24"/>
            <w:szCs w:val="24"/>
          </w:rPr>
          <w:delText>When necessary, this</w:delText>
        </w:r>
      </w:del>
      <w:del w:id="81" w:author="William Li" w:date="2025-09-18T15:37:00Z" w16du:dateUtc="2025-09-18T19:37:00Z">
        <w:r w:rsidR="0084306E" w:rsidDel="00417217">
          <w:rPr>
            <w:rFonts w:ascii="Times New Roman" w:eastAsia="Times New Roman" w:hAnsi="Times New Roman" w:cs="Times New Roman"/>
            <w:sz w:val="24"/>
            <w:szCs w:val="24"/>
          </w:rPr>
          <w:delText xml:space="preserve"> ESA gate can also </w:delText>
        </w:r>
        <w:r w:rsidDel="00417217">
          <w:rPr>
            <w:rFonts w:ascii="Times New Roman" w:eastAsia="Times New Roman" w:hAnsi="Times New Roman" w:cs="Times New Roman"/>
            <w:sz w:val="24"/>
            <w:szCs w:val="24"/>
          </w:rPr>
          <w:delText>filter out particles to only look at one specific energy</w:delText>
        </w:r>
        <w:r w:rsidR="0084306E" w:rsidDel="00417217">
          <w:rPr>
            <w:rFonts w:ascii="Times New Roman" w:eastAsia="Times New Roman" w:hAnsi="Times New Roman" w:cs="Times New Roman"/>
            <w:sz w:val="24"/>
            <w:szCs w:val="24"/>
          </w:rPr>
          <w:delText xml:space="preserve"> at a time</w:delText>
        </w:r>
        <w:r w:rsidDel="00417217">
          <w:rPr>
            <w:rFonts w:ascii="Times New Roman" w:eastAsia="Times New Roman" w:hAnsi="Times New Roman" w:cs="Times New Roman"/>
            <w:sz w:val="24"/>
            <w:szCs w:val="24"/>
          </w:rPr>
          <w:delText xml:space="preserve">. </w:delText>
        </w:r>
      </w:del>
    </w:p>
    <w:p w14:paraId="00000007" w14:textId="366F9A31" w:rsidR="00D11FA1" w:rsidRDefault="008A05FC" w:rsidP="005E38C8">
      <w:pPr>
        <w:ind w:firstLine="720"/>
        <w:jc w:val="both"/>
        <w:rPr>
          <w:rFonts w:ascii="Times New Roman" w:eastAsia="Times New Roman" w:hAnsi="Times New Roman" w:cs="Times New Roman"/>
          <w:sz w:val="24"/>
          <w:szCs w:val="24"/>
        </w:rPr>
      </w:pPr>
      <w:ins w:id="82" w:author="William Li" w:date="2025-09-18T15:11:00Z" w16du:dateUtc="2025-09-18T19:11:00Z">
        <w:r>
          <w:rPr>
            <w:rFonts w:ascii="Times New Roman" w:eastAsia="Times New Roman" w:hAnsi="Times New Roman" w:cs="Times New Roman"/>
            <w:sz w:val="24"/>
            <w:szCs w:val="24"/>
          </w:rPr>
          <w:t xml:space="preserve">Building upon the AST250/251 design, to meet the goals of this research, a channel electron multiplier (CEM) and new ion optics will be added to the design to measure the energy </w:t>
        </w:r>
      </w:ins>
      <w:ins w:id="83" w:author="William Li" w:date="2025-09-18T15:42:00Z" w16du:dateUtc="2025-09-18T19:42:00Z">
        <w:r w:rsidR="00417217">
          <w:rPr>
            <w:rFonts w:ascii="Times New Roman" w:eastAsia="Times New Roman" w:hAnsi="Times New Roman" w:cs="Times New Roman"/>
            <w:sz w:val="24"/>
            <w:szCs w:val="24"/>
          </w:rPr>
          <w:t xml:space="preserve">and </w:t>
        </w:r>
        <w:r w:rsidR="00DA46DB">
          <w:rPr>
            <w:rFonts w:ascii="Times New Roman" w:eastAsia="Times New Roman" w:hAnsi="Times New Roman" w:cs="Times New Roman"/>
            <w:sz w:val="24"/>
            <w:szCs w:val="24"/>
          </w:rPr>
          <w:t xml:space="preserve">fluence </w:t>
        </w:r>
      </w:ins>
      <w:ins w:id="84" w:author="William Li" w:date="2025-09-18T15:11:00Z" w16du:dateUtc="2025-09-18T19:11:00Z">
        <w:r>
          <w:rPr>
            <w:rFonts w:ascii="Times New Roman" w:eastAsia="Times New Roman" w:hAnsi="Times New Roman" w:cs="Times New Roman"/>
            <w:sz w:val="24"/>
            <w:szCs w:val="24"/>
          </w:rPr>
          <w:t xml:space="preserve">of secondary electrons emitted from the foil. </w:t>
        </w:r>
      </w:ins>
      <w:ins w:id="85" w:author="William Li" w:date="2025-09-18T15:49:00Z" w16du:dateUtc="2025-09-18T19:49:00Z">
        <w:r w:rsidR="00DA46DB">
          <w:rPr>
            <w:rFonts w:ascii="Times New Roman" w:eastAsia="Times New Roman" w:hAnsi="Times New Roman" w:cs="Times New Roman"/>
            <w:sz w:val="24"/>
            <w:szCs w:val="24"/>
          </w:rPr>
          <w:t>CEMs multiply 1 electron to ~10</w:t>
        </w:r>
        <w:r w:rsidR="00DA46DB">
          <w:rPr>
            <w:rFonts w:ascii="Times New Roman" w:eastAsia="Times New Roman" w:hAnsi="Times New Roman" w:cs="Times New Roman"/>
            <w:sz w:val="24"/>
            <w:szCs w:val="24"/>
            <w:vertAlign w:val="superscript"/>
          </w:rPr>
          <w:t>7</w:t>
        </w:r>
        <w:r w:rsidR="00DA46DB">
          <w:rPr>
            <w:rFonts w:ascii="Times New Roman" w:eastAsia="Times New Roman" w:hAnsi="Times New Roman" w:cs="Times New Roman"/>
            <w:sz w:val="24"/>
            <w:szCs w:val="24"/>
          </w:rPr>
          <w:t>-10</w:t>
        </w:r>
        <w:r w:rsidR="00DA46DB">
          <w:rPr>
            <w:rFonts w:ascii="Times New Roman" w:eastAsia="Times New Roman" w:hAnsi="Times New Roman" w:cs="Times New Roman"/>
            <w:sz w:val="24"/>
            <w:szCs w:val="24"/>
            <w:vertAlign w:val="superscript"/>
          </w:rPr>
          <w:t>8</w:t>
        </w:r>
        <w:r w:rsidR="00DA46DB">
          <w:rPr>
            <w:rFonts w:ascii="Times New Roman" w:eastAsia="Times New Roman" w:hAnsi="Times New Roman" w:cs="Times New Roman"/>
            <w:sz w:val="24"/>
            <w:szCs w:val="24"/>
          </w:rPr>
          <w:t xml:space="preserve"> electrons, essentially creating a cascade of electrons with enough charge to be turned into a detectable signal. Adding a CEM</w:t>
        </w:r>
      </w:ins>
      <w:ins w:id="86" w:author="William Li" w:date="2025-09-18T15:44:00Z" w16du:dateUtc="2025-09-18T19:44:00Z">
        <w:r w:rsidR="00DA46DB">
          <w:rPr>
            <w:rFonts w:ascii="Times New Roman" w:eastAsia="Times New Roman" w:hAnsi="Times New Roman" w:cs="Times New Roman"/>
            <w:sz w:val="24"/>
            <w:szCs w:val="24"/>
          </w:rPr>
          <w:t xml:space="preserve"> </w:t>
        </w:r>
      </w:ins>
      <w:ins w:id="87" w:author="William Li" w:date="2025-09-18T15:45:00Z" w16du:dateUtc="2025-09-18T19:45:00Z">
        <w:r w:rsidR="00DA46DB">
          <w:rPr>
            <w:rFonts w:ascii="Times New Roman" w:eastAsia="Times New Roman" w:hAnsi="Times New Roman" w:cs="Times New Roman"/>
            <w:sz w:val="24"/>
            <w:szCs w:val="24"/>
          </w:rPr>
          <w:t xml:space="preserve">directly contributes to the science goals of GEMINI, </w:t>
        </w:r>
      </w:ins>
      <w:ins w:id="88" w:author="Leng Ying Khoo" w:date="2025-09-18T22:17:00Z" w16du:dateUtc="2025-09-19T02:17:00Z">
        <w:r w:rsidR="00D514AE">
          <w:rPr>
            <w:rFonts w:ascii="Times New Roman" w:eastAsia="Times New Roman" w:hAnsi="Times New Roman" w:cs="Times New Roman"/>
            <w:sz w:val="24"/>
            <w:szCs w:val="24"/>
          </w:rPr>
          <w:t xml:space="preserve">as it </w:t>
        </w:r>
      </w:ins>
      <w:ins w:id="89" w:author="Leng Ying Khoo" w:date="2025-09-18T22:18:00Z" w16du:dateUtc="2025-09-19T02:18:00Z">
        <w:r w:rsidR="00D514AE">
          <w:rPr>
            <w:rFonts w:ascii="Times New Roman" w:eastAsia="Times New Roman" w:hAnsi="Times New Roman" w:cs="Times New Roman"/>
            <w:sz w:val="24"/>
            <w:szCs w:val="24"/>
          </w:rPr>
          <w:t xml:space="preserve">allows us to investigate how </w:t>
        </w:r>
      </w:ins>
      <w:ins w:id="90" w:author="William Li" w:date="2025-09-18T15:45:00Z" w16du:dateUtc="2025-09-18T19:45:00Z">
        <w:del w:id="91" w:author="Leng Ying Khoo" w:date="2025-09-18T22:18:00Z" w16du:dateUtc="2025-09-19T02:18:00Z">
          <w:r w:rsidR="00DA46DB" w:rsidDel="00D514AE">
            <w:rPr>
              <w:rFonts w:ascii="Times New Roman" w:eastAsia="Times New Roman" w:hAnsi="Times New Roman" w:cs="Times New Roman"/>
              <w:sz w:val="24"/>
              <w:szCs w:val="24"/>
            </w:rPr>
            <w:delText xml:space="preserve">because it </w:delText>
          </w:r>
        </w:del>
      </w:ins>
      <w:ins w:id="92" w:author="William Li" w:date="2025-09-18T15:47:00Z" w16du:dateUtc="2025-09-18T19:47:00Z">
        <w:del w:id="93" w:author="Leng Ying Khoo" w:date="2025-09-18T22:18:00Z" w16du:dateUtc="2025-09-19T02:18:00Z">
          <w:r w:rsidR="00DA46DB" w:rsidDel="00D514AE">
            <w:rPr>
              <w:rFonts w:ascii="Times New Roman" w:eastAsia="Times New Roman" w:hAnsi="Times New Roman" w:cs="Times New Roman"/>
              <w:sz w:val="24"/>
              <w:szCs w:val="24"/>
            </w:rPr>
            <w:delText xml:space="preserve">connects data </w:delText>
          </w:r>
        </w:del>
      </w:ins>
      <w:ins w:id="94" w:author="William Li" w:date="2025-09-18T15:48:00Z" w16du:dateUtc="2025-09-18T19:48:00Z">
        <w:del w:id="95" w:author="Leng Ying Khoo" w:date="2025-09-18T22:18:00Z" w16du:dateUtc="2025-09-19T02:18:00Z">
          <w:r w:rsidR="00DA46DB" w:rsidDel="00D514AE">
            <w:rPr>
              <w:rFonts w:ascii="Times New Roman" w:eastAsia="Times New Roman" w:hAnsi="Times New Roman" w:cs="Times New Roman"/>
              <w:sz w:val="24"/>
              <w:szCs w:val="24"/>
            </w:rPr>
            <w:delText>on</w:delText>
          </w:r>
        </w:del>
      </w:ins>
      <w:ins w:id="96" w:author="William Li" w:date="2025-09-18T15:47:00Z" w16du:dateUtc="2025-09-18T19:47:00Z">
        <w:del w:id="97" w:author="Leng Ying Khoo" w:date="2025-09-18T22:18:00Z" w16du:dateUtc="2025-09-19T02:18:00Z">
          <w:r w:rsidR="00DA46DB" w:rsidDel="00D514AE">
            <w:rPr>
              <w:rFonts w:ascii="Times New Roman" w:eastAsia="Times New Roman" w:hAnsi="Times New Roman" w:cs="Times New Roman"/>
              <w:sz w:val="24"/>
              <w:szCs w:val="24"/>
            </w:rPr>
            <w:delText xml:space="preserve"> </w:delText>
          </w:r>
        </w:del>
        <w:r w:rsidR="00DA46DB">
          <w:rPr>
            <w:rFonts w:ascii="Times New Roman" w:eastAsia="Times New Roman" w:hAnsi="Times New Roman" w:cs="Times New Roman"/>
            <w:sz w:val="24"/>
            <w:szCs w:val="24"/>
          </w:rPr>
          <w:t xml:space="preserve">the foil thickness and composition </w:t>
        </w:r>
        <w:del w:id="98" w:author="Leng Ying Khoo" w:date="2025-09-18T22:18:00Z" w16du:dateUtc="2025-09-19T02:18:00Z">
          <w:r w:rsidR="00DA46DB" w:rsidDel="00D514AE">
            <w:rPr>
              <w:rFonts w:ascii="Times New Roman" w:eastAsia="Times New Roman" w:hAnsi="Times New Roman" w:cs="Times New Roman"/>
              <w:sz w:val="24"/>
              <w:szCs w:val="24"/>
            </w:rPr>
            <w:delText xml:space="preserve">to </w:delText>
          </w:r>
        </w:del>
      </w:ins>
      <w:ins w:id="99" w:author="William Li" w:date="2025-09-18T15:48:00Z" w16du:dateUtc="2025-09-18T19:48:00Z">
        <w:del w:id="100" w:author="Leng Ying Khoo" w:date="2025-09-18T22:18:00Z" w16du:dateUtc="2025-09-19T02:18:00Z">
          <w:r w:rsidR="00DA46DB" w:rsidDel="00D514AE">
            <w:rPr>
              <w:rFonts w:ascii="Times New Roman" w:eastAsia="Times New Roman" w:hAnsi="Times New Roman" w:cs="Times New Roman"/>
              <w:sz w:val="24"/>
              <w:szCs w:val="24"/>
            </w:rPr>
            <w:delText>data on what the process</w:delText>
          </w:r>
        </w:del>
      </w:ins>
      <w:ins w:id="101" w:author="Leng Ying Khoo" w:date="2025-09-18T22:18:00Z" w16du:dateUtc="2025-09-19T02:18:00Z">
        <w:r w:rsidR="00D514AE">
          <w:rPr>
            <w:rFonts w:ascii="Times New Roman" w:eastAsia="Times New Roman" w:hAnsi="Times New Roman" w:cs="Times New Roman"/>
            <w:sz w:val="24"/>
            <w:szCs w:val="24"/>
          </w:rPr>
          <w:t>affects the energy and fluence</w:t>
        </w:r>
      </w:ins>
      <w:ins w:id="102" w:author="William Li" w:date="2025-09-18T15:48:00Z" w16du:dateUtc="2025-09-18T19:48:00Z">
        <w:r w:rsidR="00DA46DB">
          <w:rPr>
            <w:rFonts w:ascii="Times New Roman" w:eastAsia="Times New Roman" w:hAnsi="Times New Roman" w:cs="Times New Roman"/>
            <w:sz w:val="24"/>
            <w:szCs w:val="24"/>
          </w:rPr>
          <w:t xml:space="preserve"> of secondary electron emission </w:t>
        </w:r>
        <w:del w:id="103" w:author="Leng Ying Khoo" w:date="2025-09-18T22:18:00Z" w16du:dateUtc="2025-09-19T02:18:00Z">
          <w:r w:rsidR="00DA46DB" w:rsidDel="00D514AE">
            <w:rPr>
              <w:rFonts w:ascii="Times New Roman" w:eastAsia="Times New Roman" w:hAnsi="Times New Roman" w:cs="Times New Roman"/>
              <w:sz w:val="24"/>
              <w:szCs w:val="24"/>
            </w:rPr>
            <w:delText>actually looks like</w:delText>
          </w:r>
        </w:del>
      </w:ins>
      <w:ins w:id="104" w:author="Leng Ying Khoo" w:date="2025-09-18T22:18:00Z" w16du:dateUtc="2025-09-19T02:18:00Z">
        <w:r w:rsidR="00D514AE">
          <w:rPr>
            <w:rFonts w:ascii="Times New Roman" w:eastAsia="Times New Roman" w:hAnsi="Times New Roman" w:cs="Times New Roman"/>
            <w:sz w:val="24"/>
            <w:szCs w:val="24"/>
          </w:rPr>
          <w:t>as the incident particles interact with the foil</w:t>
        </w:r>
      </w:ins>
      <w:ins w:id="105" w:author="William Li" w:date="2025-09-18T15:48:00Z" w16du:dateUtc="2025-09-18T19:48:00Z">
        <w:r w:rsidR="00DA46DB">
          <w:rPr>
            <w:rFonts w:ascii="Times New Roman" w:eastAsia="Times New Roman" w:hAnsi="Times New Roman" w:cs="Times New Roman"/>
            <w:sz w:val="24"/>
            <w:szCs w:val="24"/>
          </w:rPr>
          <w:t xml:space="preserve">. </w:t>
        </w:r>
      </w:ins>
      <w:ins w:id="106" w:author="William Li" w:date="2025-09-18T15:49:00Z" w16du:dateUtc="2025-09-18T19:49:00Z">
        <w:r w:rsidR="00DA46DB">
          <w:rPr>
            <w:rFonts w:ascii="Times New Roman" w:eastAsia="Times New Roman" w:hAnsi="Times New Roman" w:cs="Times New Roman"/>
            <w:sz w:val="24"/>
            <w:szCs w:val="24"/>
          </w:rPr>
          <w:t xml:space="preserve">GEMINI also fixes some flaws with </w:t>
        </w:r>
      </w:ins>
      <w:commentRangeStart w:id="107"/>
      <w:commentRangeStart w:id="108"/>
      <w:del w:id="109" w:author="William Li" w:date="2025-09-18T15:49:00Z" w16du:dateUtc="2025-09-18T19:49:00Z">
        <w:r w:rsidDel="00DA46DB">
          <w:rPr>
            <w:rFonts w:ascii="Times New Roman" w:eastAsia="Times New Roman" w:hAnsi="Times New Roman" w:cs="Times New Roman"/>
            <w:sz w:val="24"/>
            <w:szCs w:val="24"/>
          </w:rPr>
          <w:delText xml:space="preserve">There are some flaws </w:delText>
        </w:r>
        <w:commentRangeEnd w:id="107"/>
        <w:r w:rsidR="005701CC" w:rsidDel="00DA46DB">
          <w:rPr>
            <w:rStyle w:val="CommentReference"/>
          </w:rPr>
          <w:commentReference w:id="107"/>
        </w:r>
        <w:commentRangeEnd w:id="108"/>
        <w:r w:rsidR="00AD3E6B" w:rsidDel="00DA46DB">
          <w:rPr>
            <w:rStyle w:val="CommentReference"/>
          </w:rPr>
          <w:commentReference w:id="108"/>
        </w:r>
        <w:r w:rsidDel="00DA46DB">
          <w:rPr>
            <w:rFonts w:ascii="Times New Roman" w:eastAsia="Times New Roman" w:hAnsi="Times New Roman" w:cs="Times New Roman"/>
            <w:sz w:val="24"/>
            <w:szCs w:val="24"/>
          </w:rPr>
          <w:delText xml:space="preserve">with </w:delText>
        </w:r>
      </w:del>
      <w:r>
        <w:rPr>
          <w:rFonts w:ascii="Times New Roman" w:eastAsia="Times New Roman" w:hAnsi="Times New Roman" w:cs="Times New Roman"/>
          <w:sz w:val="24"/>
          <w:szCs w:val="24"/>
        </w:rPr>
        <w:t>the AST250/251 design</w:t>
      </w:r>
      <w:ins w:id="110" w:author="William Li" w:date="2025-09-18T15:49:00Z" w16du:dateUtc="2025-09-18T19:49:00Z">
        <w:r w:rsidR="00DA46DB">
          <w:rPr>
            <w:rFonts w:ascii="Times New Roman" w:eastAsia="Times New Roman" w:hAnsi="Times New Roman" w:cs="Times New Roman"/>
            <w:sz w:val="24"/>
            <w:szCs w:val="24"/>
          </w:rPr>
          <w:t>,</w:t>
        </w:r>
      </w:ins>
      <w:r w:rsidR="0084306E">
        <w:rPr>
          <w:rFonts w:ascii="Times New Roman" w:eastAsia="Times New Roman" w:hAnsi="Times New Roman" w:cs="Times New Roman"/>
          <w:sz w:val="24"/>
          <w:szCs w:val="24"/>
        </w:rPr>
        <w:t xml:space="preserve"> </w:t>
      </w:r>
      <w:del w:id="111" w:author="William Li" w:date="2025-09-18T15:50:00Z" w16du:dateUtc="2025-09-18T19:50:00Z">
        <w:r w:rsidR="0084306E" w:rsidDel="00DA46DB">
          <w:rPr>
            <w:rFonts w:ascii="Times New Roman" w:eastAsia="Times New Roman" w:hAnsi="Times New Roman" w:cs="Times New Roman"/>
            <w:sz w:val="24"/>
            <w:szCs w:val="24"/>
          </w:rPr>
          <w:delText>that</w:delText>
        </w:r>
        <w:r w:rsidDel="00DA46DB">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primarily</w:t>
      </w:r>
      <w:r w:rsidR="0084306E">
        <w:rPr>
          <w:rFonts w:ascii="Times New Roman" w:eastAsia="Times New Roman" w:hAnsi="Times New Roman" w:cs="Times New Roman"/>
          <w:sz w:val="24"/>
          <w:szCs w:val="24"/>
        </w:rPr>
        <w:t xml:space="preserve"> relate</w:t>
      </w:r>
      <w:ins w:id="112" w:author="William Li" w:date="2025-09-18T15:50:00Z" w16du:dateUtc="2025-09-18T19:50:00Z">
        <w:r w:rsidR="00DA46DB">
          <w:rPr>
            <w:rFonts w:ascii="Times New Roman" w:eastAsia="Times New Roman" w:hAnsi="Times New Roman" w:cs="Times New Roman"/>
            <w:sz w:val="24"/>
            <w:szCs w:val="24"/>
          </w:rPr>
          <w:t>d</w:t>
        </w:r>
      </w:ins>
      <w:r w:rsidR="0084306E">
        <w:rPr>
          <w:rFonts w:ascii="Times New Roman" w:eastAsia="Times New Roman" w:hAnsi="Times New Roman" w:cs="Times New Roman"/>
          <w:sz w:val="24"/>
          <w:szCs w:val="24"/>
        </w:rPr>
        <w:t xml:space="preserve"> to</w:t>
      </w:r>
      <w:r>
        <w:rPr>
          <w:rFonts w:ascii="Times New Roman" w:eastAsia="Times New Roman" w:hAnsi="Times New Roman" w:cs="Times New Roman"/>
          <w:sz w:val="24"/>
          <w:szCs w:val="24"/>
        </w:rPr>
        <w:t xml:space="preserve"> the actuation method, which cannot precisely control the position of the pinhole and carbon foils </w:t>
      </w:r>
      <w:r w:rsidR="0084306E">
        <w:rPr>
          <w:rFonts w:ascii="Times New Roman" w:eastAsia="Times New Roman" w:hAnsi="Times New Roman" w:cs="Times New Roman"/>
          <w:sz w:val="24"/>
          <w:szCs w:val="24"/>
        </w:rPr>
        <w:t xml:space="preserve">as </w:t>
      </w:r>
      <w:del w:id="113" w:author="William Li" w:date="2025-09-18T14:11:00Z" w16du:dateUtc="2025-09-18T18:11:00Z">
        <w:r w:rsidR="0084306E" w:rsidDel="00401EED">
          <w:rPr>
            <w:rFonts w:ascii="Times New Roman" w:eastAsia="Times New Roman" w:hAnsi="Times New Roman" w:cs="Times New Roman"/>
            <w:sz w:val="24"/>
            <w:szCs w:val="24"/>
          </w:rPr>
          <w:delText xml:space="preserve">is </w:delText>
        </w:r>
      </w:del>
      <w:r w:rsidR="0084306E">
        <w:rPr>
          <w:rFonts w:ascii="Times New Roman" w:eastAsia="Times New Roman" w:hAnsi="Times New Roman" w:cs="Times New Roman"/>
          <w:sz w:val="24"/>
          <w:szCs w:val="24"/>
        </w:rPr>
        <w:t xml:space="preserve">intended </w:t>
      </w:r>
      <w:r>
        <w:rPr>
          <w:rFonts w:ascii="Times New Roman" w:eastAsia="Times New Roman" w:hAnsi="Times New Roman" w:cs="Times New Roman"/>
          <w:sz w:val="24"/>
          <w:szCs w:val="24"/>
        </w:rPr>
        <w:t xml:space="preserve">and is prone to getting stuck, making the device </w:t>
      </w:r>
      <w:r w:rsidR="006A4B78">
        <w:rPr>
          <w:rFonts w:ascii="Times New Roman" w:eastAsia="Times New Roman" w:hAnsi="Times New Roman" w:cs="Times New Roman"/>
          <w:sz w:val="24"/>
          <w:szCs w:val="24"/>
        </w:rPr>
        <w:t>unreliable</w:t>
      </w:r>
      <w:r>
        <w:rPr>
          <w:rFonts w:ascii="Times New Roman" w:eastAsia="Times New Roman" w:hAnsi="Times New Roman" w:cs="Times New Roman"/>
          <w:sz w:val="24"/>
          <w:szCs w:val="24"/>
        </w:rPr>
        <w:t xml:space="preserve">. The entire device is also tilted at a </w:t>
      </w:r>
      <w:r w:rsidR="0084306E">
        <w:rPr>
          <w:rFonts w:ascii="Times New Roman" w:eastAsia="Times New Roman" w:hAnsi="Times New Roman" w:cs="Times New Roman"/>
          <w:sz w:val="24"/>
          <w:szCs w:val="24"/>
        </w:rPr>
        <w:t>45-degree</w:t>
      </w:r>
      <w:r>
        <w:rPr>
          <w:rFonts w:ascii="Times New Roman" w:eastAsia="Times New Roman" w:hAnsi="Times New Roman" w:cs="Times New Roman"/>
          <w:sz w:val="24"/>
          <w:szCs w:val="24"/>
        </w:rPr>
        <w:t xml:space="preserve"> angle to facilitate retraction of the linear actuators which are only controllable in the extend</w:t>
      </w:r>
      <w:ins w:id="114" w:author="William Li" w:date="2025-09-18T14:16:00Z" w16du:dateUtc="2025-09-18T18:16:00Z">
        <w:r w:rsidR="00401EED">
          <w:rPr>
            <w:rFonts w:ascii="Times New Roman" w:eastAsia="Times New Roman" w:hAnsi="Times New Roman" w:cs="Times New Roman"/>
            <w:sz w:val="24"/>
            <w:szCs w:val="24"/>
          </w:rPr>
          <w:t>ing</w:t>
        </w:r>
      </w:ins>
      <w:r>
        <w:rPr>
          <w:rFonts w:ascii="Times New Roman" w:eastAsia="Times New Roman" w:hAnsi="Times New Roman" w:cs="Times New Roman"/>
          <w:sz w:val="24"/>
          <w:szCs w:val="24"/>
        </w:rPr>
        <w:t xml:space="preserve"> direction</w:t>
      </w:r>
      <w:del w:id="115" w:author="William Li" w:date="2025-09-18T14:17:00Z" w16du:dateUtc="2025-09-18T18:17:00Z">
        <w:r w:rsidDel="00401EED">
          <w:rPr>
            <w:rFonts w:ascii="Times New Roman" w:eastAsia="Times New Roman" w:hAnsi="Times New Roman" w:cs="Times New Roman"/>
            <w:sz w:val="24"/>
            <w:szCs w:val="24"/>
          </w:rPr>
          <w:delText xml:space="preserve">, </w:delText>
        </w:r>
        <w:r w:rsidR="0084306E" w:rsidDel="00401EED">
          <w:rPr>
            <w:rFonts w:ascii="Times New Roman" w:eastAsia="Times New Roman" w:hAnsi="Times New Roman" w:cs="Times New Roman"/>
            <w:sz w:val="24"/>
            <w:szCs w:val="24"/>
          </w:rPr>
          <w:delText>which</w:delText>
        </w:r>
      </w:del>
      <w:ins w:id="116" w:author="William Li" w:date="2025-09-18T14:17:00Z" w16du:dateUtc="2025-09-18T18:17:00Z">
        <w:r w:rsidR="00401EED">
          <w:rPr>
            <w:rFonts w:ascii="Times New Roman" w:eastAsia="Times New Roman" w:hAnsi="Times New Roman" w:cs="Times New Roman"/>
            <w:sz w:val="24"/>
            <w:szCs w:val="24"/>
          </w:rPr>
          <w:t>. However, this</w:t>
        </w:r>
      </w:ins>
      <w:r w:rsidR="0084306E">
        <w:rPr>
          <w:rFonts w:ascii="Times New Roman" w:eastAsia="Times New Roman" w:hAnsi="Times New Roman" w:cs="Times New Roman"/>
          <w:sz w:val="24"/>
          <w:szCs w:val="24"/>
        </w:rPr>
        <w:t xml:space="preserve"> poses challenges for experimental reproducibility </w:t>
      </w:r>
      <w:del w:id="117" w:author="William Li" w:date="2025-09-18T15:24:00Z" w16du:dateUtc="2025-09-18T19:24:00Z">
        <w:r w:rsidR="0084306E" w:rsidDel="00AB1083">
          <w:rPr>
            <w:rFonts w:ascii="Times New Roman" w:eastAsia="Times New Roman" w:hAnsi="Times New Roman" w:cs="Times New Roman"/>
            <w:sz w:val="24"/>
            <w:szCs w:val="24"/>
          </w:rPr>
          <w:delText>and also</w:delText>
        </w:r>
      </w:del>
      <w:ins w:id="118" w:author="William Li" w:date="2025-09-18T15:24:00Z" w16du:dateUtc="2025-09-18T19:24:00Z">
        <w:r w:rsidR="00AB1083">
          <w:rPr>
            <w:rFonts w:ascii="Times New Roman" w:eastAsia="Times New Roman" w:hAnsi="Times New Roman" w:cs="Times New Roman"/>
            <w:sz w:val="24"/>
            <w:szCs w:val="24"/>
          </w:rPr>
          <w:t>and</w:t>
        </w:r>
      </w:ins>
      <w:r w:rsidR="0084306E">
        <w:rPr>
          <w:rFonts w:ascii="Times New Roman" w:eastAsia="Times New Roman" w:hAnsi="Times New Roman" w:cs="Times New Roman"/>
          <w:sz w:val="24"/>
          <w:szCs w:val="24"/>
        </w:rPr>
        <w:t xml:space="preserve"> needs to be re-examined</w:t>
      </w:r>
      <w:r>
        <w:rPr>
          <w:rFonts w:ascii="Times New Roman" w:eastAsia="Times New Roman" w:hAnsi="Times New Roman" w:cs="Times New Roman"/>
          <w:sz w:val="24"/>
          <w:szCs w:val="24"/>
        </w:rPr>
        <w:t xml:space="preserve">. </w:t>
      </w:r>
      <w:del w:id="119" w:author="William Li" w:date="2025-09-18T14:17:00Z" w16du:dateUtc="2025-09-18T18:17:00Z">
        <w:r w:rsidDel="00401EED">
          <w:rPr>
            <w:rFonts w:ascii="Times New Roman" w:eastAsia="Times New Roman" w:hAnsi="Times New Roman" w:cs="Times New Roman"/>
            <w:sz w:val="24"/>
            <w:szCs w:val="24"/>
          </w:rPr>
          <w:delText>[INSTRUMENT NAME]</w:delText>
        </w:r>
      </w:del>
      <w:ins w:id="120" w:author="William Li" w:date="2025-09-18T14:17:00Z" w16du:dateUtc="2025-09-18T18:17:00Z">
        <w:r w:rsidR="00401EED">
          <w:rPr>
            <w:rFonts w:ascii="Times New Roman" w:eastAsia="Times New Roman" w:hAnsi="Times New Roman" w:cs="Times New Roman"/>
            <w:sz w:val="24"/>
            <w:szCs w:val="24"/>
          </w:rPr>
          <w:t>GEMINI</w:t>
        </w:r>
      </w:ins>
      <w:r>
        <w:rPr>
          <w:rFonts w:ascii="Times New Roman" w:eastAsia="Times New Roman" w:hAnsi="Times New Roman" w:cs="Times New Roman"/>
          <w:sz w:val="24"/>
          <w:szCs w:val="24"/>
        </w:rPr>
        <w:t xml:space="preserve"> will improve upon the AST250/251 instrument mechanically by implementing a different actuation mechanism, possibly a rotating wheel rather than linear actuators.</w:t>
      </w:r>
      <w:del w:id="121" w:author="William Li" w:date="2025-09-18T15:54:00Z" w16du:dateUtc="2025-09-18T19:54:00Z">
        <w:r w:rsidDel="006D16F4">
          <w:rPr>
            <w:rFonts w:ascii="Times New Roman" w:eastAsia="Times New Roman" w:hAnsi="Times New Roman" w:cs="Times New Roman"/>
            <w:sz w:val="24"/>
            <w:szCs w:val="24"/>
          </w:rPr>
          <w:delText xml:space="preserve"> A </w:delText>
        </w:r>
        <w:commentRangeStart w:id="122"/>
        <w:r w:rsidDel="006D16F4">
          <w:rPr>
            <w:rFonts w:ascii="Times New Roman" w:eastAsia="Times New Roman" w:hAnsi="Times New Roman" w:cs="Times New Roman"/>
            <w:sz w:val="24"/>
            <w:szCs w:val="24"/>
          </w:rPr>
          <w:delText xml:space="preserve">new concentric ESA </w:delText>
        </w:r>
        <w:commentRangeEnd w:id="122"/>
        <w:r w:rsidR="000F1268" w:rsidDel="006D16F4">
          <w:rPr>
            <w:rStyle w:val="CommentReference"/>
          </w:rPr>
          <w:commentReference w:id="122"/>
        </w:r>
        <w:r w:rsidDel="006D16F4">
          <w:rPr>
            <w:rFonts w:ascii="Times New Roman" w:eastAsia="Times New Roman" w:hAnsi="Times New Roman" w:cs="Times New Roman"/>
            <w:sz w:val="24"/>
            <w:szCs w:val="24"/>
          </w:rPr>
          <w:delText xml:space="preserve">will also be designed to replace the existing metal gate ESA because the metal gate design shapes the paths of ions in a rectangular pattern, resulting in </w:delText>
        </w:r>
        <w:r w:rsidR="003F385B" w:rsidDel="006D16F4">
          <w:rPr>
            <w:rFonts w:ascii="Times New Roman" w:eastAsia="Times New Roman" w:hAnsi="Times New Roman" w:cs="Times New Roman"/>
            <w:sz w:val="24"/>
            <w:szCs w:val="24"/>
          </w:rPr>
          <w:delText>particle</w:delText>
        </w:r>
      </w:del>
      <w:del w:id="123" w:author="William Li" w:date="2025-09-18T14:17:00Z" w16du:dateUtc="2025-09-18T18:17:00Z">
        <w:r w:rsidR="003F385B" w:rsidDel="00401EED">
          <w:rPr>
            <w:rFonts w:ascii="Times New Roman" w:eastAsia="Times New Roman" w:hAnsi="Times New Roman" w:cs="Times New Roman"/>
            <w:sz w:val="24"/>
            <w:szCs w:val="24"/>
          </w:rPr>
          <w:delText>s</w:delText>
        </w:r>
      </w:del>
      <w:del w:id="124" w:author="William Li" w:date="2025-09-18T15:54:00Z" w16du:dateUtc="2025-09-18T19:54:00Z">
        <w:r w:rsidR="003F385B" w:rsidDel="006D16F4">
          <w:rPr>
            <w:rFonts w:ascii="Times New Roman" w:eastAsia="Times New Roman" w:hAnsi="Times New Roman" w:cs="Times New Roman"/>
            <w:sz w:val="24"/>
            <w:szCs w:val="24"/>
          </w:rPr>
          <w:delText xml:space="preserve"> loss</w:delText>
        </w:r>
        <w:r w:rsidDel="006D16F4">
          <w:rPr>
            <w:rFonts w:ascii="Times New Roman" w:eastAsia="Times New Roman" w:hAnsi="Times New Roman" w:cs="Times New Roman"/>
            <w:sz w:val="24"/>
            <w:szCs w:val="24"/>
          </w:rPr>
          <w:delText xml:space="preserve"> when the particles collide with the MCP which has a circular aperture. </w:delText>
        </w:r>
      </w:del>
      <w:del w:id="125" w:author="William Li" w:date="2025-09-18T15:11:00Z" w16du:dateUtc="2025-09-18T19:11:00Z">
        <w:r w:rsidDel="008A05FC">
          <w:rPr>
            <w:rFonts w:ascii="Times New Roman" w:eastAsia="Times New Roman" w:hAnsi="Times New Roman" w:cs="Times New Roman"/>
            <w:sz w:val="24"/>
            <w:szCs w:val="24"/>
          </w:rPr>
          <w:delText xml:space="preserve">Building upon the AST250/251 design, to meet the goals of this research, </w:delText>
        </w:r>
        <w:commentRangeStart w:id="126"/>
        <w:commentRangeStart w:id="127"/>
        <w:r w:rsidDel="008A05FC">
          <w:rPr>
            <w:rFonts w:ascii="Times New Roman" w:eastAsia="Times New Roman" w:hAnsi="Times New Roman" w:cs="Times New Roman"/>
            <w:sz w:val="24"/>
            <w:szCs w:val="24"/>
          </w:rPr>
          <w:delText>a channel electron multiplier (CEM) and new ion optics will be added to the design to</w:delText>
        </w:r>
      </w:del>
      <w:del w:id="128" w:author="William Li" w:date="2025-09-18T14:48:00Z" w16du:dateUtc="2025-09-18T18:48:00Z">
        <w:r w:rsidDel="00563982">
          <w:rPr>
            <w:rFonts w:ascii="Times New Roman" w:eastAsia="Times New Roman" w:hAnsi="Times New Roman" w:cs="Times New Roman"/>
            <w:sz w:val="24"/>
            <w:szCs w:val="24"/>
          </w:rPr>
          <w:delText xml:space="preserve"> take secondary electron measurements</w:delText>
        </w:r>
        <w:commentRangeEnd w:id="126"/>
        <w:r w:rsidR="000F1268" w:rsidDel="00563982">
          <w:rPr>
            <w:rStyle w:val="CommentReference"/>
          </w:rPr>
          <w:commentReference w:id="126"/>
        </w:r>
        <w:commentRangeEnd w:id="127"/>
        <w:r w:rsidR="00AD3E6B" w:rsidDel="00563982">
          <w:rPr>
            <w:rStyle w:val="CommentReference"/>
          </w:rPr>
          <w:commentReference w:id="127"/>
        </w:r>
      </w:del>
      <w:del w:id="129" w:author="William Li" w:date="2025-09-18T15:11:00Z" w16du:dateUtc="2025-09-18T19:11:00Z">
        <w:r w:rsidDel="008A05FC">
          <w:rPr>
            <w:rFonts w:ascii="Times New Roman" w:eastAsia="Times New Roman" w:hAnsi="Times New Roman" w:cs="Times New Roman"/>
            <w:sz w:val="24"/>
            <w:szCs w:val="24"/>
          </w:rPr>
          <w:delText>. CEMs multiply 1 electron to ~10</w:delText>
        </w:r>
        <w:r w:rsidDel="008A05FC">
          <w:rPr>
            <w:rFonts w:ascii="Times New Roman" w:eastAsia="Times New Roman" w:hAnsi="Times New Roman" w:cs="Times New Roman"/>
            <w:sz w:val="24"/>
            <w:szCs w:val="24"/>
            <w:vertAlign w:val="superscript"/>
          </w:rPr>
          <w:delText>7</w:delText>
        </w:r>
        <w:r w:rsidDel="008A05FC">
          <w:rPr>
            <w:rFonts w:ascii="Times New Roman" w:eastAsia="Times New Roman" w:hAnsi="Times New Roman" w:cs="Times New Roman"/>
            <w:sz w:val="24"/>
            <w:szCs w:val="24"/>
          </w:rPr>
          <w:delText>-10</w:delText>
        </w:r>
        <w:r w:rsidDel="008A05FC">
          <w:rPr>
            <w:rFonts w:ascii="Times New Roman" w:eastAsia="Times New Roman" w:hAnsi="Times New Roman" w:cs="Times New Roman"/>
            <w:sz w:val="24"/>
            <w:szCs w:val="24"/>
            <w:vertAlign w:val="superscript"/>
          </w:rPr>
          <w:delText>8</w:delText>
        </w:r>
        <w:r w:rsidDel="008A05FC">
          <w:rPr>
            <w:rFonts w:ascii="Times New Roman" w:eastAsia="Times New Roman" w:hAnsi="Times New Roman" w:cs="Times New Roman"/>
            <w:sz w:val="24"/>
            <w:szCs w:val="24"/>
          </w:rPr>
          <w:delText xml:space="preserve"> electrons, essentially creating a cascade of electrons with enough charge to be turned into a detectable signal.</w:delText>
        </w:r>
      </w:del>
    </w:p>
    <w:p w14:paraId="00000008" w14:textId="3F905487" w:rsidR="00D11FA1" w:rsidRDefault="00000000" w:rsidP="005E38C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project, </w:t>
      </w:r>
      <w:r w:rsidR="00D24955">
        <w:rPr>
          <w:rFonts w:ascii="Times New Roman" w:eastAsia="Times New Roman" w:hAnsi="Times New Roman" w:cs="Times New Roman"/>
          <w:sz w:val="24"/>
          <w:szCs w:val="24"/>
        </w:rPr>
        <w:t xml:space="preserve">SolidWorks </w:t>
      </w:r>
      <w:r>
        <w:rPr>
          <w:rFonts w:ascii="Times New Roman" w:eastAsia="Times New Roman" w:hAnsi="Times New Roman" w:cs="Times New Roman"/>
          <w:sz w:val="24"/>
          <w:szCs w:val="24"/>
        </w:rPr>
        <w:t xml:space="preserve">CAD software will be used to mechanically design </w:t>
      </w:r>
      <w:r w:rsidR="00D24955">
        <w:rPr>
          <w:rFonts w:ascii="Times New Roman" w:eastAsia="Times New Roman" w:hAnsi="Times New Roman" w:cs="Times New Roman"/>
          <w:sz w:val="24"/>
          <w:szCs w:val="24"/>
        </w:rPr>
        <w:t xml:space="preserve">GEMINI </w:t>
      </w:r>
      <w:r>
        <w:rPr>
          <w:rFonts w:ascii="Times New Roman" w:eastAsia="Times New Roman" w:hAnsi="Times New Roman" w:cs="Times New Roman"/>
          <w:sz w:val="24"/>
          <w:szCs w:val="24"/>
        </w:rPr>
        <w:t xml:space="preserve">and files from </w:t>
      </w:r>
      <w:r w:rsidR="00D24955">
        <w:rPr>
          <w:rFonts w:ascii="Times New Roman" w:eastAsia="Times New Roman" w:hAnsi="Times New Roman" w:cs="Times New Roman"/>
          <w:sz w:val="24"/>
          <w:szCs w:val="24"/>
        </w:rPr>
        <w:t xml:space="preserve">SolidWorks </w:t>
      </w:r>
      <w:r>
        <w:rPr>
          <w:rFonts w:ascii="Times New Roman" w:eastAsia="Times New Roman" w:hAnsi="Times New Roman" w:cs="Times New Roman"/>
          <w:sz w:val="24"/>
          <w:szCs w:val="24"/>
        </w:rPr>
        <w:t xml:space="preserve">will be exported to Ansys for analysis and SIMION for </w:t>
      </w:r>
      <w:commentRangeStart w:id="130"/>
      <w:commentRangeEnd w:id="130"/>
      <w:r w:rsidR="0084306E">
        <w:rPr>
          <w:rStyle w:val="CommentReference"/>
        </w:rPr>
        <w:commentReference w:id="130"/>
      </w:r>
      <w:r w:rsidR="0084306E">
        <w:rPr>
          <w:rFonts w:ascii="Times New Roman" w:eastAsia="Times New Roman" w:hAnsi="Times New Roman" w:cs="Times New Roman"/>
          <w:sz w:val="24"/>
          <w:szCs w:val="24"/>
        </w:rPr>
        <w:t>electro-optical</w:t>
      </w:r>
      <w:r>
        <w:rPr>
          <w:rFonts w:ascii="Times New Roman" w:eastAsia="Times New Roman" w:hAnsi="Times New Roman" w:cs="Times New Roman"/>
          <w:sz w:val="24"/>
          <w:szCs w:val="24"/>
        </w:rPr>
        <w:t xml:space="preserve"> simulations. From an educational development perspective, this independent research is an opportunity to improve CAD skills, specifically in Design for Manufacturing (DFM). This project is also an opportunity to learn how to perform simulations in Ansys, including, but not limited to structural FEA and thermal simulations. Lastly, the project will also provide experience with SIMION, specifically in verifying simulation results by comparing them to collected data.</w:t>
      </w:r>
    </w:p>
    <w:p w14:paraId="0000000A" w14:textId="744EF32F" w:rsidR="00D11FA1" w:rsidRDefault="00000000" w:rsidP="006D16F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total, the project duration spans both the Fall 2025 and Spring 2026 semesters. For Fall 2025 the requirements for this project are to (1) complete the redesign of the existing AST250/251 class instrument, (2) achieve a 15% reduction in mass without increasing the volume of the instrument, and (3) test the instrument and achieve a reliability of </w:t>
      </w:r>
      <w:commentRangeStart w:id="131"/>
      <w:commentRangeStart w:id="132"/>
      <w:del w:id="133" w:author="William Li" w:date="2025-09-18T14:19:00Z" w16du:dateUtc="2025-09-18T18:19:00Z">
        <w:r w:rsidDel="00D24955">
          <w:rPr>
            <w:rFonts w:ascii="Times New Roman" w:eastAsia="Times New Roman" w:hAnsi="Times New Roman" w:cs="Times New Roman"/>
            <w:sz w:val="24"/>
            <w:szCs w:val="24"/>
          </w:rPr>
          <w:delText>20</w:delText>
        </w:r>
        <w:commentRangeEnd w:id="131"/>
        <w:r w:rsidR="00E826E1" w:rsidDel="00D24955">
          <w:rPr>
            <w:rStyle w:val="CommentReference"/>
          </w:rPr>
          <w:commentReference w:id="131"/>
        </w:r>
        <w:commentRangeEnd w:id="132"/>
        <w:r w:rsidR="00D24955" w:rsidDel="00D24955">
          <w:rPr>
            <w:rStyle w:val="CommentReference"/>
          </w:rPr>
          <w:commentReference w:id="132"/>
        </w:r>
        <w:r w:rsidDel="00D24955">
          <w:rPr>
            <w:rFonts w:ascii="Times New Roman" w:eastAsia="Times New Roman" w:hAnsi="Times New Roman" w:cs="Times New Roman"/>
            <w:sz w:val="24"/>
            <w:szCs w:val="24"/>
          </w:rPr>
          <w:delText xml:space="preserve"> consecutive</w:delText>
        </w:r>
      </w:del>
      <w:ins w:id="134" w:author="William Li" w:date="2025-09-18T14:19:00Z" w16du:dateUtc="2025-09-18T18:19:00Z">
        <w:r w:rsidR="00D24955">
          <w:rPr>
            <w:rFonts w:ascii="Times New Roman" w:eastAsia="Times New Roman" w:hAnsi="Times New Roman" w:cs="Times New Roman"/>
            <w:sz w:val="24"/>
            <w:szCs w:val="24"/>
          </w:rPr>
          <w:t>10 cumulative</w:t>
        </w:r>
      </w:ins>
      <w:r>
        <w:rPr>
          <w:rFonts w:ascii="Times New Roman" w:eastAsia="Times New Roman" w:hAnsi="Times New Roman" w:cs="Times New Roman"/>
          <w:sz w:val="24"/>
          <w:szCs w:val="24"/>
        </w:rPr>
        <w:t xml:space="preserve"> hours in a beamline without a fault. In Spring 2026, with </w:t>
      </w:r>
      <w:del w:id="135" w:author="William Li" w:date="2025-09-18T15:59:00Z" w16du:dateUtc="2025-09-18T19:59:00Z">
        <w:r w:rsidDel="00FB69C2">
          <w:rPr>
            <w:rFonts w:ascii="Times New Roman" w:eastAsia="Times New Roman" w:hAnsi="Times New Roman" w:cs="Times New Roman"/>
            <w:sz w:val="24"/>
            <w:szCs w:val="24"/>
          </w:rPr>
          <w:delText>the instrument</w:delText>
        </w:r>
      </w:del>
      <w:ins w:id="136" w:author="William Li" w:date="2025-09-18T15:59:00Z" w16du:dateUtc="2025-09-18T19:59:00Z">
        <w:r w:rsidR="00FB69C2">
          <w:rPr>
            <w:rFonts w:ascii="Times New Roman" w:eastAsia="Times New Roman" w:hAnsi="Times New Roman" w:cs="Times New Roman"/>
            <w:sz w:val="24"/>
            <w:szCs w:val="24"/>
          </w:rPr>
          <w:t>GEMINI</w:t>
        </w:r>
      </w:ins>
      <w:r>
        <w:rPr>
          <w:rFonts w:ascii="Times New Roman" w:eastAsia="Times New Roman" w:hAnsi="Times New Roman" w:cs="Times New Roman"/>
          <w:sz w:val="24"/>
          <w:szCs w:val="24"/>
        </w:rPr>
        <w:t xml:space="preserve"> built, the focus of the research will shift to taking scientific measurements of amorphous carbon foils and FLGs and creating the model that connects the foil’s thickness and composition properties to the data collected by the instrument. The foils will then be taken to Princeton’s Imaging and Analysis Center (IAC) for foil thickness and composition measurements</w:t>
      </w:r>
      <w:r w:rsidR="00E826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Start"/>
      <w:r w:rsidR="00E826E1">
        <w:rPr>
          <w:rFonts w:ascii="Times New Roman" w:eastAsia="Times New Roman" w:hAnsi="Times New Roman" w:cs="Times New Roman"/>
          <w:sz w:val="24"/>
          <w:szCs w:val="24"/>
        </w:rPr>
        <w:t>in order to</w:t>
      </w:r>
      <w:proofErr w:type="gramEnd"/>
      <w:r w:rsidR="00E826E1">
        <w:rPr>
          <w:rFonts w:ascii="Times New Roman" w:eastAsia="Times New Roman" w:hAnsi="Times New Roman" w:cs="Times New Roman"/>
          <w:sz w:val="24"/>
          <w:szCs w:val="24"/>
        </w:rPr>
        <w:t xml:space="preserve"> quantify the agreement between the</w:t>
      </w:r>
      <w:r>
        <w:rPr>
          <w:rFonts w:ascii="Times New Roman" w:eastAsia="Times New Roman" w:hAnsi="Times New Roman" w:cs="Times New Roman"/>
          <w:sz w:val="24"/>
          <w:szCs w:val="24"/>
        </w:rPr>
        <w:t xml:space="preserve"> model </w:t>
      </w:r>
      <w:r w:rsidR="00E826E1">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IAC measurements</w:t>
      </w:r>
      <w:r w:rsidR="00E826E1">
        <w:rPr>
          <w:rFonts w:ascii="Times New Roman" w:eastAsia="Times New Roman" w:hAnsi="Times New Roman" w:cs="Times New Roman"/>
          <w:sz w:val="24"/>
          <w:szCs w:val="24"/>
        </w:rPr>
        <w:t>, with a goal of achieving agreement</w:t>
      </w:r>
      <w:r>
        <w:rPr>
          <w:rFonts w:ascii="Times New Roman" w:eastAsia="Times New Roman" w:hAnsi="Times New Roman" w:cs="Times New Roman"/>
          <w:sz w:val="24"/>
          <w:szCs w:val="24"/>
        </w:rPr>
        <w:t xml:space="preserve"> </w:t>
      </w:r>
      <w:r w:rsidR="00E826E1">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within 10%.</w:t>
      </w:r>
      <w:r w:rsidR="00FB69C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 terms of project management</w:t>
      </w:r>
      <w:r w:rsidR="00E826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w:t>
      </w:r>
      <w:del w:id="137" w:author="William Li" w:date="2025-09-18T15:54:00Z" w16du:dateUtc="2025-09-18T19:54:00Z">
        <w:r w:rsidDel="006D16F4">
          <w:rPr>
            <w:rFonts w:ascii="Times New Roman" w:eastAsia="Times New Roman" w:hAnsi="Times New Roman" w:cs="Times New Roman"/>
            <w:sz w:val="24"/>
            <w:szCs w:val="24"/>
          </w:rPr>
          <w:delText xml:space="preserve">research </w:delText>
        </w:r>
      </w:del>
      <w:ins w:id="138" w:author="William Li" w:date="2025-09-18T15:54:00Z" w16du:dateUtc="2025-09-18T19:54:00Z">
        <w:r w:rsidR="006D16F4">
          <w:rPr>
            <w:rFonts w:ascii="Times New Roman" w:eastAsia="Times New Roman" w:hAnsi="Times New Roman" w:cs="Times New Roman"/>
            <w:sz w:val="24"/>
            <w:szCs w:val="24"/>
          </w:rPr>
          <w:t xml:space="preserve">project </w:t>
        </w:r>
      </w:ins>
      <w:r>
        <w:rPr>
          <w:rFonts w:ascii="Times New Roman" w:eastAsia="Times New Roman" w:hAnsi="Times New Roman" w:cs="Times New Roman"/>
          <w:sz w:val="24"/>
          <w:szCs w:val="24"/>
        </w:rPr>
        <w:t xml:space="preserve">involves a weekly advisor-student meeting to ensure continuous satisfactory progress, attendance at the Space Physics Lab weekly standup at 8AM on the first day of the week, and scheduled time to work in the lab from 1PM-5PM on Thursdays and 8:30AM-5PM on Fridays. </w:t>
      </w:r>
    </w:p>
    <w:sectPr w:rsidR="00D11FA1">
      <w:headerReference w:type="default" r:id="rId1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William Li" w:date="2025-09-12T13:23:00Z" w:initials="">
    <w:p w14:paraId="00000011" w14:textId="135F2A91" w:rsidR="00D11FA1" w:rsidRDefault="00000000">
      <w:pPr>
        <w:widowControl w:val="0"/>
        <w:pBdr>
          <w:top w:val="nil"/>
          <w:left w:val="nil"/>
          <w:bottom w:val="nil"/>
          <w:right w:val="nil"/>
          <w:between w:val="nil"/>
        </w:pBdr>
        <w:spacing w:line="240" w:lineRule="auto"/>
        <w:rPr>
          <w:color w:val="000000"/>
        </w:rPr>
      </w:pPr>
      <w:r>
        <w:rPr>
          <w:color w:val="000000"/>
        </w:rPr>
        <w:t>Be more specific</w:t>
      </w:r>
    </w:p>
  </w:comment>
  <w:comment w:id="35" w:author="William Li" w:date="2025-09-12T13:53:00Z" w:initials="">
    <w:p w14:paraId="0000000F" w14:textId="77777777" w:rsidR="00D11FA1" w:rsidRDefault="00000000">
      <w:pPr>
        <w:widowControl w:val="0"/>
        <w:pBdr>
          <w:top w:val="nil"/>
          <w:left w:val="nil"/>
          <w:bottom w:val="nil"/>
          <w:right w:val="nil"/>
          <w:between w:val="nil"/>
        </w:pBdr>
        <w:spacing w:line="240" w:lineRule="auto"/>
        <w:rPr>
          <w:color w:val="000000"/>
        </w:rPr>
      </w:pPr>
      <w:r>
        <w:rPr>
          <w:color w:val="000000"/>
        </w:rPr>
        <w:t>be more specific</w:t>
      </w:r>
    </w:p>
  </w:comment>
  <w:comment w:id="36" w:author="Jamie S. Rankin" w:date="2025-09-15T10:38:00Z" w:initials="JR">
    <w:p w14:paraId="660C7B73" w14:textId="77777777" w:rsidR="00D22A84" w:rsidRDefault="00D22A84" w:rsidP="00D22A84">
      <w:pPr>
        <w:pStyle w:val="CommentText"/>
      </w:pPr>
      <w:r>
        <w:rPr>
          <w:rStyle w:val="CommentReference"/>
        </w:rPr>
        <w:annotationRef/>
      </w:r>
      <w:r>
        <w:t>Performance is probably ok here, but later on you can get specific on how that relates to detector efficiency, energy loss, angular scattering, etc.</w:t>
      </w:r>
    </w:p>
  </w:comment>
  <w:comment w:id="45" w:author="Leng Ying Khoo" w:date="2025-09-16T16:07:00Z" w:initials="LYK">
    <w:p w14:paraId="1BFA853C" w14:textId="77777777" w:rsidR="005701CC" w:rsidRDefault="005701CC" w:rsidP="005701CC">
      <w:r>
        <w:rPr>
          <w:rStyle w:val="CommentReference"/>
        </w:rPr>
        <w:annotationRef/>
      </w:r>
      <w:r>
        <w:rPr>
          <w:sz w:val="20"/>
          <w:szCs w:val="20"/>
        </w:rPr>
        <w:t>nitpicking here... you mention qualification of graphene foils. How will do you that? What is the criteria to qualify or unqualify the foil? Perhaps that will affect your instrument/experiment design too.</w:t>
      </w:r>
    </w:p>
  </w:comment>
  <w:comment w:id="57" w:author="Jamie S. Rankin" w:date="2025-09-15T10:46:00Z" w:initials="JR">
    <w:p w14:paraId="3EF1D096" w14:textId="18ADCC2B" w:rsidR="0084306E" w:rsidRDefault="0084306E" w:rsidP="0084306E">
      <w:pPr>
        <w:pStyle w:val="CommentText"/>
      </w:pPr>
      <w:r>
        <w:rPr>
          <w:rStyle w:val="CommentReference"/>
        </w:rPr>
        <w:annotationRef/>
      </w:r>
      <w:r>
        <w:t>The MCP can measure both charged particles and neutrals.</w:t>
      </w:r>
    </w:p>
  </w:comment>
  <w:comment w:id="58" w:author="Jamie S. Rankin" w:date="2025-09-15T10:48:00Z" w:initials="JR">
    <w:p w14:paraId="113835A7" w14:textId="77777777" w:rsidR="0084306E" w:rsidRDefault="0084306E" w:rsidP="0084306E">
      <w:pPr>
        <w:pStyle w:val="CommentText"/>
      </w:pPr>
      <w:r>
        <w:rPr>
          <w:rStyle w:val="CommentReference"/>
        </w:rPr>
        <w:annotationRef/>
      </w:r>
      <w:r>
        <w:t>Should fill in the #</w:t>
      </w:r>
    </w:p>
  </w:comment>
  <w:comment w:id="59" w:author="Leng Ying Khoo" w:date="2025-09-16T15:27:00Z" w:initials="LYK">
    <w:p w14:paraId="529139B6" w14:textId="77777777" w:rsidR="003F385B" w:rsidRDefault="003F385B" w:rsidP="003F385B">
      <w:r>
        <w:rPr>
          <w:rStyle w:val="CommentReference"/>
        </w:rPr>
        <w:annotationRef/>
      </w:r>
      <w:r>
        <w:rPr>
          <w:sz w:val="20"/>
          <w:szCs w:val="20"/>
        </w:rPr>
        <w:t>two! :)</w:t>
      </w:r>
    </w:p>
  </w:comment>
  <w:comment w:id="107" w:author="Leng Ying Khoo" w:date="2025-09-16T16:06:00Z" w:initials="LYK">
    <w:p w14:paraId="50DCFC67" w14:textId="77777777" w:rsidR="005701CC" w:rsidRDefault="005701CC" w:rsidP="005701CC">
      <w:r>
        <w:rPr>
          <w:rStyle w:val="CommentReference"/>
        </w:rPr>
        <w:annotationRef/>
      </w:r>
      <w:r>
        <w:rPr>
          <w:sz w:val="20"/>
          <w:szCs w:val="20"/>
        </w:rPr>
        <w:t xml:space="preserve">One thing that we can put more thoughts into is how does the overarching goal translate to instrument design? </w:t>
      </w:r>
    </w:p>
    <w:p w14:paraId="48CBD3C2" w14:textId="77777777" w:rsidR="005701CC" w:rsidRDefault="005701CC" w:rsidP="005701CC"/>
    <w:p w14:paraId="4E87993C" w14:textId="77777777" w:rsidR="005701CC" w:rsidRDefault="005701CC" w:rsidP="005701CC">
      <w:r>
        <w:rPr>
          <w:sz w:val="20"/>
          <w:szCs w:val="20"/>
        </w:rPr>
        <w:t xml:space="preserve">We want to understand how the foil thickness and composition affects the performance of the instrument. </w:t>
      </w:r>
    </w:p>
    <w:p w14:paraId="430E71E2" w14:textId="77777777" w:rsidR="005701CC" w:rsidRDefault="005701CC" w:rsidP="005701CC">
      <w:r>
        <w:rPr>
          <w:sz w:val="20"/>
          <w:szCs w:val="20"/>
        </w:rPr>
        <w:t xml:space="preserve">1) How do we quantify the foil thickness? </w:t>
      </w:r>
    </w:p>
    <w:p w14:paraId="1C33B1D6" w14:textId="77777777" w:rsidR="005701CC" w:rsidRDefault="005701CC" w:rsidP="005701CC">
      <w:r>
        <w:rPr>
          <w:sz w:val="20"/>
          <w:szCs w:val="20"/>
        </w:rPr>
        <w:t>2) How do we determine the foil composition?</w:t>
      </w:r>
    </w:p>
    <w:p w14:paraId="063A2434" w14:textId="77777777" w:rsidR="005701CC" w:rsidRDefault="005701CC" w:rsidP="005701CC">
      <w:r>
        <w:rPr>
          <w:sz w:val="20"/>
          <w:szCs w:val="20"/>
        </w:rPr>
        <w:t>3) How do we quantify the secondary electron emission?</w:t>
      </w:r>
    </w:p>
    <w:p w14:paraId="7F8BA0F9" w14:textId="77777777" w:rsidR="005701CC" w:rsidRDefault="005701CC" w:rsidP="005701CC">
      <w:r>
        <w:rPr>
          <w:sz w:val="20"/>
          <w:szCs w:val="20"/>
        </w:rPr>
        <w:t>--&gt; Do we care about the energy resolution of the sceondaries or we care more about for the same beam, how many secondaries are generated?  (I guess it's the latter since you mentioned about the fluence)</w:t>
      </w:r>
    </w:p>
    <w:p w14:paraId="2AAB789A" w14:textId="77777777" w:rsidR="005701CC" w:rsidRDefault="005701CC" w:rsidP="005701CC">
      <w:r>
        <w:rPr>
          <w:sz w:val="20"/>
          <w:szCs w:val="20"/>
        </w:rPr>
        <w:t xml:space="preserve">But to do so, we will need to distinguish the charge state from the downstream particles (which ties very well to the foil composition; aka by knowing the charge state, this will allow us to understand how the composition affect the downstream particles' composition &lt;-- I guess you can mention this in the proposal too). </w:t>
      </w:r>
    </w:p>
    <w:p w14:paraId="0F3E8770" w14:textId="77777777" w:rsidR="005701CC" w:rsidRDefault="005701CC" w:rsidP="005701CC"/>
    <w:p w14:paraId="6CDE7ED8" w14:textId="77777777" w:rsidR="005701CC" w:rsidRDefault="005701CC" w:rsidP="005701CC">
      <w:r>
        <w:rPr>
          <w:sz w:val="20"/>
          <w:szCs w:val="20"/>
        </w:rPr>
        <w:t>Another thought is how about the upstream particles? (The limitation of this device is: it can only measure downstream particles? Is it possible for us to measure upstream particles too? What are the pros and cons of that? Or is that out of scope?</w:t>
      </w:r>
    </w:p>
    <w:p w14:paraId="2EB51649" w14:textId="77777777" w:rsidR="005701CC" w:rsidRDefault="005701CC" w:rsidP="005701CC"/>
    <w:p w14:paraId="301D2B71" w14:textId="77777777" w:rsidR="005701CC" w:rsidRDefault="005701CC" w:rsidP="005701CC">
      <w:r>
        <w:rPr>
          <w:sz w:val="20"/>
          <w:szCs w:val="20"/>
        </w:rPr>
        <w:t xml:space="preserve">It will be great if we can explicitly tie the instrument design or drive the instrument design with these goals. </w:t>
      </w:r>
    </w:p>
  </w:comment>
  <w:comment w:id="108" w:author="William Li" w:date="2025-09-18T14:45:00Z" w:initials="WL">
    <w:p w14:paraId="0EA251B9" w14:textId="77777777" w:rsidR="008A05FC" w:rsidRDefault="00AD3E6B" w:rsidP="008A05FC">
      <w:r>
        <w:rPr>
          <w:rStyle w:val="CommentReference"/>
        </w:rPr>
        <w:annotationRef/>
      </w:r>
      <w:r w:rsidR="008A05FC">
        <w:rPr>
          <w:sz w:val="20"/>
          <w:szCs w:val="20"/>
        </w:rPr>
        <w:t>What do you mean by upstream vs downstream particles? Are the upstream particles the ions or neutrals prior to interacting with the carbon foil or are they the secondary electrons?</w:t>
      </w:r>
    </w:p>
  </w:comment>
  <w:comment w:id="122" w:author="Leng Ying Khoo" w:date="2025-09-16T15:53:00Z" w:initials="LYK">
    <w:p w14:paraId="6D0A9DB0" w14:textId="40D763B3" w:rsidR="000F1268" w:rsidRDefault="000F1268" w:rsidP="000F1268">
      <w:r>
        <w:rPr>
          <w:rStyle w:val="CommentReference"/>
        </w:rPr>
        <w:annotationRef/>
      </w:r>
      <w:r>
        <w:rPr>
          <w:sz w:val="20"/>
          <w:szCs w:val="20"/>
        </w:rPr>
        <w:t xml:space="preserve">Hmm... I am not sure about this. Other than improving the particle loss. It doesn't give much advantage. Perhaps giving it some distances between the MCP and carbon foil for the ease of installation...? </w:t>
      </w:r>
    </w:p>
  </w:comment>
  <w:comment w:id="126" w:author="Leng Ying Khoo" w:date="2025-09-16T15:59:00Z" w:initials="LYK">
    <w:p w14:paraId="05F58E07" w14:textId="77777777" w:rsidR="000F1268" w:rsidRDefault="000F1268" w:rsidP="000F1268">
      <w:r>
        <w:rPr>
          <w:rStyle w:val="CommentReference"/>
        </w:rPr>
        <w:annotationRef/>
      </w:r>
      <w:r>
        <w:rPr>
          <w:sz w:val="20"/>
          <w:szCs w:val="20"/>
        </w:rPr>
        <w:t>The current design should be able to measure secondary electron measurements too. Unless you want to have this as a time of flight to resolve the energy of the secondaries?</w:t>
      </w:r>
    </w:p>
  </w:comment>
  <w:comment w:id="127" w:author="William Li" w:date="2025-09-18T14:42:00Z" w:initials="WL">
    <w:p w14:paraId="083DA587" w14:textId="77777777" w:rsidR="00AD3E6B" w:rsidRDefault="00AD3E6B" w:rsidP="00AD3E6B">
      <w:r>
        <w:rPr>
          <w:rStyle w:val="CommentReference"/>
        </w:rPr>
        <w:annotationRef/>
      </w:r>
      <w:r>
        <w:rPr>
          <w:sz w:val="20"/>
          <w:szCs w:val="20"/>
        </w:rPr>
        <w:t>Oh, based on the charge state separation right? But what happens when you have a negative ion? Wouldn't it be indistinguishable from the secondary electrons?</w:t>
      </w:r>
    </w:p>
    <w:p w14:paraId="4003DD45" w14:textId="77777777" w:rsidR="00AD3E6B" w:rsidRDefault="00AD3E6B" w:rsidP="00AD3E6B"/>
    <w:p w14:paraId="5F4879AE" w14:textId="77777777" w:rsidR="00AD3E6B" w:rsidRDefault="00AD3E6B" w:rsidP="00AD3E6B">
      <w:r>
        <w:rPr>
          <w:sz w:val="20"/>
          <w:szCs w:val="20"/>
        </w:rPr>
        <w:t>I was thinking of adding a CEM, so I suppose this would be for TOF</w:t>
      </w:r>
    </w:p>
  </w:comment>
  <w:comment w:id="130" w:author="Jamie S. Rankin" w:date="2025-09-15T10:54:00Z" w:initials="JR">
    <w:p w14:paraId="42C9A679" w14:textId="65DED494" w:rsidR="0084306E" w:rsidRDefault="0084306E" w:rsidP="0084306E">
      <w:pPr>
        <w:pStyle w:val="CommentText"/>
      </w:pPr>
      <w:r>
        <w:rPr>
          <w:rStyle w:val="CommentReference"/>
        </w:rPr>
        <w:annotationRef/>
      </w:r>
      <w:r>
        <w:t>SIMION can do ions, neutrals, electrons, you name it...</w:t>
      </w:r>
    </w:p>
  </w:comment>
  <w:comment w:id="131" w:author="Jamie S. Rankin" w:date="2025-09-15T10:55:00Z" w:initials="JR">
    <w:p w14:paraId="345BA4BC" w14:textId="77777777" w:rsidR="00E826E1" w:rsidRDefault="00E826E1" w:rsidP="00E826E1">
      <w:pPr>
        <w:pStyle w:val="CommentText"/>
      </w:pPr>
      <w:r>
        <w:rPr>
          <w:rStyle w:val="CommentReference"/>
        </w:rPr>
        <w:annotationRef/>
      </w:r>
      <w:r>
        <w:t>Probably want this to be 8 or 10 (i.e., 1 day of testing) because otherwise, we’ll have to stay up very late that day to monitor it and earn those 20 consecutive hours!!! Could also say “cumulative” rather than “consecutive” 😉, but probably 10 hours is sufficient anyway.</w:t>
      </w:r>
    </w:p>
  </w:comment>
  <w:comment w:id="132" w:author="William Li" w:date="2025-09-18T14:19:00Z" w:initials="WL">
    <w:p w14:paraId="71EF3046" w14:textId="77777777" w:rsidR="00D24955" w:rsidRDefault="00D24955" w:rsidP="00D24955">
      <w:r>
        <w:rPr>
          <w:rStyle w:val="CommentReference"/>
        </w:rPr>
        <w:annotationRef/>
      </w:r>
      <w:r>
        <w:rPr>
          <w:sz w:val="20"/>
          <w:szCs w:val="20"/>
        </w:rPr>
        <w:t>Ah right, cumulative is the word I was looking for, I was trying to remember what the requirements for SWAPI were. I'll change it to 10 as well though.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11" w15:done="1"/>
  <w15:commentEx w15:paraId="0000000F" w15:done="0"/>
  <w15:commentEx w15:paraId="660C7B73" w15:paraIdParent="0000000F" w15:done="0"/>
  <w15:commentEx w15:paraId="1BFA853C" w15:done="0"/>
  <w15:commentEx w15:paraId="3EF1D096" w15:done="1"/>
  <w15:commentEx w15:paraId="113835A7" w15:done="0"/>
  <w15:commentEx w15:paraId="529139B6" w15:paraIdParent="113835A7" w15:done="0"/>
  <w15:commentEx w15:paraId="301D2B71" w15:done="0"/>
  <w15:commentEx w15:paraId="0EA251B9" w15:paraIdParent="301D2B71" w15:done="0"/>
  <w15:commentEx w15:paraId="6D0A9DB0" w15:done="0"/>
  <w15:commentEx w15:paraId="05F58E07" w15:done="0"/>
  <w15:commentEx w15:paraId="5F4879AE" w15:paraIdParent="05F58E07" w15:done="0"/>
  <w15:commentEx w15:paraId="42C9A679" w15:done="1"/>
  <w15:commentEx w15:paraId="345BA4BC" w15:done="0"/>
  <w15:commentEx w15:paraId="71EF3046" w15:paraIdParent="345BA4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4E0F7E" w16cex:dateUtc="2025-09-15T14:38:00Z">
    <w16cex:extLst>
      <w16:ext w16:uri="{CE6994B0-6A32-4C9F-8C6B-6E91EDA988CE}">
        <cr:reactions xmlns:cr="http://schemas.microsoft.com/office/comments/2020/reactions">
          <cr:reaction reactionType="1">
            <cr:reactionInfo dateUtc="2025-09-18T19:55:35Z">
              <cr:user userId="S::wl0769@princeton.edu::bbb7c2a3-4b25-4188-9482-d9a25c06ea4e" userProvider="AD" userName="William Li"/>
            </cr:reactionInfo>
          </cr:reaction>
        </cr:reactions>
      </w16:ext>
    </w16cex:extLst>
  </w16cex:commentExtensible>
  <w16cex:commentExtensible w16cex:durableId="446F04DA" w16cex:dateUtc="2025-09-16T20:07:00Z"/>
  <w16cex:commentExtensible w16cex:durableId="35A046CC" w16cex:dateUtc="2025-09-15T14:46:00Z"/>
  <w16cex:commentExtensible w16cex:durableId="5820F8A3" w16cex:dateUtc="2025-09-15T14:48:00Z"/>
  <w16cex:commentExtensible w16cex:durableId="37C73216" w16cex:dateUtc="2025-09-16T19:27:00Z"/>
  <w16cex:commentExtensible w16cex:durableId="64BD7649" w16cex:dateUtc="2025-09-16T20:06:00Z"/>
  <w16cex:commentExtensible w16cex:durableId="203C1F22" w16cex:dateUtc="2025-09-18T18:45:00Z"/>
  <w16cex:commentExtensible w16cex:durableId="0F0A3BEE" w16cex:dateUtc="2025-09-16T19:53:00Z"/>
  <w16cex:commentExtensible w16cex:durableId="2479D9F7" w16cex:dateUtc="2025-09-16T19:59:00Z"/>
  <w16cex:commentExtensible w16cex:durableId="51F77F91" w16cex:dateUtc="2025-09-18T18:42:00Z"/>
  <w16cex:commentExtensible w16cex:durableId="2AB62557" w16cex:dateUtc="2025-09-15T14:54:00Z"/>
  <w16cex:commentExtensible w16cex:durableId="05F0406A" w16cex:dateUtc="2025-09-15T14:55:00Z"/>
  <w16cex:commentExtensible w16cex:durableId="105134DF" w16cex:dateUtc="2025-09-18T1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11" w16cid:durableId="00000011"/>
  <w16cid:commentId w16cid:paraId="0000000F" w16cid:durableId="0000000F"/>
  <w16cid:commentId w16cid:paraId="660C7B73" w16cid:durableId="094E0F7E"/>
  <w16cid:commentId w16cid:paraId="1BFA853C" w16cid:durableId="446F04DA"/>
  <w16cid:commentId w16cid:paraId="3EF1D096" w16cid:durableId="35A046CC"/>
  <w16cid:commentId w16cid:paraId="113835A7" w16cid:durableId="5820F8A3"/>
  <w16cid:commentId w16cid:paraId="529139B6" w16cid:durableId="37C73216"/>
  <w16cid:commentId w16cid:paraId="301D2B71" w16cid:durableId="64BD7649"/>
  <w16cid:commentId w16cid:paraId="0EA251B9" w16cid:durableId="203C1F22"/>
  <w16cid:commentId w16cid:paraId="6D0A9DB0" w16cid:durableId="0F0A3BEE"/>
  <w16cid:commentId w16cid:paraId="05F58E07" w16cid:durableId="2479D9F7"/>
  <w16cid:commentId w16cid:paraId="5F4879AE" w16cid:durableId="51F77F91"/>
  <w16cid:commentId w16cid:paraId="42C9A679" w16cid:durableId="2AB62557"/>
  <w16cid:commentId w16cid:paraId="345BA4BC" w16cid:durableId="05F0406A"/>
  <w16cid:commentId w16cid:paraId="71EF3046" w16cid:durableId="105134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20966" w14:textId="77777777" w:rsidR="00AA34EF" w:rsidRDefault="00AA34EF">
      <w:pPr>
        <w:spacing w:line="240" w:lineRule="auto"/>
      </w:pPr>
      <w:r>
        <w:separator/>
      </w:r>
    </w:p>
  </w:endnote>
  <w:endnote w:type="continuationSeparator" w:id="0">
    <w:p w14:paraId="78426769" w14:textId="77777777" w:rsidR="00AA34EF" w:rsidRDefault="00AA3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60B3E" w14:textId="77777777" w:rsidR="00AA34EF" w:rsidRDefault="00AA34EF">
      <w:pPr>
        <w:spacing w:line="240" w:lineRule="auto"/>
      </w:pPr>
      <w:r>
        <w:separator/>
      </w:r>
    </w:p>
  </w:footnote>
  <w:footnote w:type="continuationSeparator" w:id="0">
    <w:p w14:paraId="3AB12365" w14:textId="77777777" w:rsidR="00AA34EF" w:rsidRDefault="00AA34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B"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William Li</w:t>
    </w:r>
  </w:p>
  <w:p w14:paraId="0000000C"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MAE398, Fall 2025</w:t>
    </w:r>
  </w:p>
  <w:p w14:paraId="0000000D"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Adviser: Jamie Rankin</w:t>
    </w:r>
  </w:p>
  <w:p w14:paraId="0000000E" w14:textId="77777777" w:rsidR="00D11FA1" w:rsidRDefault="00D11FA1">
    <w:pPr>
      <w:rPr>
        <w:rFonts w:ascii="Times New Roman" w:eastAsia="Times New Roman" w:hAnsi="Times New Roman" w:cs="Times New Roman"/>
        <w:sz w:val="24"/>
        <w:szCs w:val="24"/>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Li">
    <w15:presenceInfo w15:providerId="AD" w15:userId="S::wl0769@princeton.edu::bbb7c2a3-4b25-4188-9482-d9a25c06ea4e"/>
  </w15:person>
  <w15:person w15:author="Leng Ying Khoo">
    <w15:presenceInfo w15:providerId="AD" w15:userId="S::lk8659@princeton.edu::907a828b-ff1c-4846-9126-4b0d121a9196"/>
  </w15:person>
  <w15:person w15:author="Jamie S. Rankin">
    <w15:presenceInfo w15:providerId="AD" w15:userId="S::jsrankin@princeton.edu::10b94eba-490e-4386-ae86-bb5cf212c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FA1"/>
    <w:rsid w:val="000F1268"/>
    <w:rsid w:val="001B5B07"/>
    <w:rsid w:val="00216E86"/>
    <w:rsid w:val="00270658"/>
    <w:rsid w:val="003D02C0"/>
    <w:rsid w:val="003F385B"/>
    <w:rsid w:val="00401EED"/>
    <w:rsid w:val="00417217"/>
    <w:rsid w:val="0048207C"/>
    <w:rsid w:val="00512FE7"/>
    <w:rsid w:val="00563982"/>
    <w:rsid w:val="005701CC"/>
    <w:rsid w:val="005E38C8"/>
    <w:rsid w:val="006A4B78"/>
    <w:rsid w:val="006D16F4"/>
    <w:rsid w:val="007C2CE1"/>
    <w:rsid w:val="0084306E"/>
    <w:rsid w:val="008A05FC"/>
    <w:rsid w:val="008F3728"/>
    <w:rsid w:val="009449E3"/>
    <w:rsid w:val="0096122A"/>
    <w:rsid w:val="00986B09"/>
    <w:rsid w:val="009C0C60"/>
    <w:rsid w:val="00AA34EF"/>
    <w:rsid w:val="00AB1083"/>
    <w:rsid w:val="00AC28DA"/>
    <w:rsid w:val="00AD3E6B"/>
    <w:rsid w:val="00B07F6E"/>
    <w:rsid w:val="00B46C83"/>
    <w:rsid w:val="00B96822"/>
    <w:rsid w:val="00BC1513"/>
    <w:rsid w:val="00CB4A44"/>
    <w:rsid w:val="00D02624"/>
    <w:rsid w:val="00D11FA1"/>
    <w:rsid w:val="00D22A84"/>
    <w:rsid w:val="00D24955"/>
    <w:rsid w:val="00D514AE"/>
    <w:rsid w:val="00DA46DB"/>
    <w:rsid w:val="00E16186"/>
    <w:rsid w:val="00E3436A"/>
    <w:rsid w:val="00E73480"/>
    <w:rsid w:val="00E826E1"/>
    <w:rsid w:val="00F443AF"/>
    <w:rsid w:val="00FB69C2"/>
    <w:rsid w:val="00FD1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E360"/>
  <w15:docId w15:val="{72CB560F-2A0C-4DDA-AEC0-66E4D4DBA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22A84"/>
    <w:pPr>
      <w:spacing w:line="240" w:lineRule="auto"/>
    </w:pPr>
  </w:style>
  <w:style w:type="paragraph" w:styleId="CommentSubject">
    <w:name w:val="annotation subject"/>
    <w:basedOn w:val="CommentText"/>
    <w:next w:val="CommentText"/>
    <w:link w:val="CommentSubjectChar"/>
    <w:uiPriority w:val="99"/>
    <w:semiHidden/>
    <w:unhideWhenUsed/>
    <w:rsid w:val="00D22A84"/>
    <w:rPr>
      <w:b/>
      <w:bCs/>
    </w:rPr>
  </w:style>
  <w:style w:type="character" w:customStyle="1" w:styleId="CommentSubjectChar">
    <w:name w:val="Comment Subject Char"/>
    <w:basedOn w:val="CommentTextChar"/>
    <w:link w:val="CommentSubject"/>
    <w:uiPriority w:val="99"/>
    <w:semiHidden/>
    <w:rsid w:val="00D22A84"/>
    <w:rPr>
      <w:b/>
      <w:bCs/>
      <w:sz w:val="20"/>
      <w:szCs w:val="20"/>
    </w:rPr>
  </w:style>
  <w:style w:type="paragraph" w:styleId="Header">
    <w:name w:val="header"/>
    <w:basedOn w:val="Normal"/>
    <w:link w:val="HeaderChar"/>
    <w:uiPriority w:val="99"/>
    <w:unhideWhenUsed/>
    <w:rsid w:val="00D24955"/>
    <w:pPr>
      <w:tabs>
        <w:tab w:val="center" w:pos="4680"/>
        <w:tab w:val="right" w:pos="9360"/>
      </w:tabs>
      <w:spacing w:line="240" w:lineRule="auto"/>
    </w:pPr>
  </w:style>
  <w:style w:type="character" w:customStyle="1" w:styleId="HeaderChar">
    <w:name w:val="Header Char"/>
    <w:basedOn w:val="DefaultParagraphFont"/>
    <w:link w:val="Header"/>
    <w:uiPriority w:val="99"/>
    <w:rsid w:val="00D24955"/>
  </w:style>
  <w:style w:type="paragraph" w:styleId="Footer">
    <w:name w:val="footer"/>
    <w:basedOn w:val="Normal"/>
    <w:link w:val="FooterChar"/>
    <w:uiPriority w:val="99"/>
    <w:unhideWhenUsed/>
    <w:rsid w:val="00D24955"/>
    <w:pPr>
      <w:tabs>
        <w:tab w:val="center" w:pos="4680"/>
        <w:tab w:val="right" w:pos="9360"/>
      </w:tabs>
      <w:spacing w:line="240" w:lineRule="auto"/>
    </w:pPr>
  </w:style>
  <w:style w:type="character" w:customStyle="1" w:styleId="FooterChar">
    <w:name w:val="Footer Char"/>
    <w:basedOn w:val="DefaultParagraphFont"/>
    <w:link w:val="Footer"/>
    <w:uiPriority w:val="99"/>
    <w:rsid w:val="00D24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CF61C-54F7-41F7-A0DE-E75FB6A10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2</Pages>
  <Words>1283</Words>
  <Characters>7316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Leng Ying Khoo</cp:lastModifiedBy>
  <cp:revision>31</cp:revision>
  <dcterms:created xsi:type="dcterms:W3CDTF">2025-09-15T14:34:00Z</dcterms:created>
  <dcterms:modified xsi:type="dcterms:W3CDTF">2025-09-19T02:19:00Z</dcterms:modified>
</cp:coreProperties>
</file>