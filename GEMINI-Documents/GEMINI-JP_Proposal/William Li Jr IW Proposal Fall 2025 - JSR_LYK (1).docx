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D11FA1" w:rsidRDefault="00000000" w:rsidP="00D0262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[INSTRUMENT NAME]</w:t>
      </w:r>
    </w:p>
    <w:p w14:paraId="00000002" w14:textId="77777777" w:rsidR="00D11FA1" w:rsidRDefault="00D11FA1" w:rsidP="00D02624">
      <w:pPr>
        <w:ind w:firstLine="720"/>
        <w:jc w:val="both"/>
        <w:rPr>
          <w:rFonts w:ascii="Times New Roman" w:eastAsia="Times New Roman" w:hAnsi="Times New Roman" w:cs="Times New Roman"/>
          <w:sz w:val="24"/>
          <w:szCs w:val="24"/>
        </w:rPr>
        <w:pPrChange w:id="0" w:author="Leng Ying Khoo" w:date="2025-09-16T15:16:00Z" w16du:dateUtc="2025-09-16T19:16:00Z">
          <w:pPr>
            <w:ind w:firstLine="720"/>
          </w:pPr>
        </w:pPrChange>
      </w:pPr>
    </w:p>
    <w:p w14:paraId="00000003" w14:textId="06E949A0" w:rsidR="00D11FA1" w:rsidRDefault="00000000" w:rsidP="00D02624">
      <w:pPr>
        <w:ind w:firstLine="720"/>
        <w:jc w:val="both"/>
        <w:rPr>
          <w:rFonts w:ascii="Times New Roman" w:eastAsia="Times New Roman" w:hAnsi="Times New Roman" w:cs="Times New Roman"/>
          <w:sz w:val="24"/>
          <w:szCs w:val="24"/>
        </w:rPr>
        <w:pPrChange w:id="1" w:author="Leng Ying Khoo" w:date="2025-09-16T15:16:00Z" w16du:dateUtc="2025-09-16T19:16:00Z">
          <w:pPr>
            <w:ind w:firstLine="720"/>
          </w:pPr>
        </w:pPrChange>
      </w:pPr>
      <w:r>
        <w:rPr>
          <w:rFonts w:ascii="Times New Roman" w:eastAsia="Times New Roman" w:hAnsi="Times New Roman" w:cs="Times New Roman"/>
          <w:sz w:val="24"/>
          <w:szCs w:val="24"/>
        </w:rPr>
        <w:t xml:space="preserve">In space physics, amorphous carbon foils are a standard tool in particle-detecting space instruments because they release </w:t>
      </w:r>
      <w:del w:id="2" w:author="Leng Ying Khoo" w:date="2025-09-16T15:13:00Z" w16du:dateUtc="2025-09-16T19:13:00Z">
        <w:r w:rsidDel="00D02624">
          <w:rPr>
            <w:rFonts w:ascii="Times New Roman" w:eastAsia="Times New Roman" w:hAnsi="Times New Roman" w:cs="Times New Roman"/>
            <w:sz w:val="24"/>
            <w:szCs w:val="24"/>
          </w:rPr>
          <w:delText xml:space="preserve">a </w:delText>
        </w:r>
      </w:del>
      <w:r>
        <w:rPr>
          <w:rFonts w:ascii="Times New Roman" w:eastAsia="Times New Roman" w:hAnsi="Times New Roman" w:cs="Times New Roman"/>
          <w:sz w:val="24"/>
          <w:szCs w:val="24"/>
        </w:rPr>
        <w:t>secondary electron</w:t>
      </w:r>
      <w:ins w:id="3" w:author="Leng Ying Khoo" w:date="2025-09-16T15:13:00Z" w16du:dateUtc="2025-09-16T19:13:00Z">
        <w:r w:rsidR="00D02624">
          <w:rPr>
            <w:rFonts w:ascii="Times New Roman" w:eastAsia="Times New Roman" w:hAnsi="Times New Roman" w:cs="Times New Roman"/>
            <w:sz w:val="24"/>
            <w:szCs w:val="24"/>
          </w:rPr>
          <w:t>s</w:t>
        </w:r>
      </w:ins>
      <w:r>
        <w:rPr>
          <w:rFonts w:ascii="Times New Roman" w:eastAsia="Times New Roman" w:hAnsi="Times New Roman" w:cs="Times New Roman"/>
          <w:sz w:val="24"/>
          <w:szCs w:val="24"/>
        </w:rPr>
        <w:t xml:space="preserve"> when struck by an incident particle. Th</w:t>
      </w:r>
      <w:ins w:id="4" w:author="Leng Ying Khoo" w:date="2025-09-16T15:13:00Z" w16du:dateUtc="2025-09-16T19:13:00Z">
        <w:r w:rsidR="00D02624">
          <w:rPr>
            <w:rFonts w:ascii="Times New Roman" w:eastAsia="Times New Roman" w:hAnsi="Times New Roman" w:cs="Times New Roman"/>
            <w:sz w:val="24"/>
            <w:szCs w:val="24"/>
          </w:rPr>
          <w:t>ese</w:t>
        </w:r>
      </w:ins>
      <w:del w:id="5" w:author="Leng Ying Khoo" w:date="2025-09-16T15:13:00Z" w16du:dateUtc="2025-09-16T19:13:00Z">
        <w:r w:rsidDel="00D02624">
          <w:rPr>
            <w:rFonts w:ascii="Times New Roman" w:eastAsia="Times New Roman" w:hAnsi="Times New Roman" w:cs="Times New Roman"/>
            <w:sz w:val="24"/>
            <w:szCs w:val="24"/>
          </w:rPr>
          <w:delText>is</w:delText>
        </w:r>
      </w:del>
      <w:r>
        <w:rPr>
          <w:rFonts w:ascii="Times New Roman" w:eastAsia="Times New Roman" w:hAnsi="Times New Roman" w:cs="Times New Roman"/>
          <w:sz w:val="24"/>
          <w:szCs w:val="24"/>
        </w:rPr>
        <w:t xml:space="preserve"> secondary electron</w:t>
      </w:r>
      <w:ins w:id="6" w:author="Leng Ying Khoo" w:date="2025-09-16T15:13:00Z" w16du:dateUtc="2025-09-16T19:13:00Z">
        <w:r w:rsidR="00D02624">
          <w:rPr>
            <w:rFonts w:ascii="Times New Roman" w:eastAsia="Times New Roman" w:hAnsi="Times New Roman" w:cs="Times New Roman"/>
            <w:sz w:val="24"/>
            <w:szCs w:val="24"/>
          </w:rPr>
          <w:t>s</w:t>
        </w:r>
      </w:ins>
      <w:r>
        <w:rPr>
          <w:rFonts w:ascii="Times New Roman" w:eastAsia="Times New Roman" w:hAnsi="Times New Roman" w:cs="Times New Roman"/>
          <w:sz w:val="24"/>
          <w:szCs w:val="24"/>
        </w:rPr>
        <w:t xml:space="preserve"> can be used to make coincidence or time-of-flight (TOF) measurements, which are used by scientists to deduce properties of the incident particle such as mass, species, and energy. However, little is known</w:t>
      </w:r>
      <w:ins w:id="7" w:author="Jamie S. Rankin" w:date="2025-09-15T10:35:00Z" w16du:dateUtc="2025-09-15T14:35:00Z">
        <w:r w:rsidR="00D22A8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w:t>
      </w:r>
      <w:ins w:id="8" w:author="Jamie S. Rankin" w:date="2025-09-15T10:35:00Z" w16du:dateUtc="2025-09-15T14:35:00Z">
        <w:r w:rsidR="00D22A84">
          <w:rPr>
            <w:rFonts w:ascii="Times New Roman" w:eastAsia="Times New Roman" w:hAnsi="Times New Roman" w:cs="Times New Roman"/>
            <w:sz w:val="24"/>
            <w:szCs w:val="24"/>
          </w:rPr>
          <w:t xml:space="preserve">beyond a handful of </w:t>
        </w:r>
      </w:ins>
      <w:ins w:id="9" w:author="Jamie S. Rankin" w:date="2025-09-15T10:36:00Z" w16du:dateUtc="2025-09-15T14:36:00Z">
        <w:r w:rsidR="00D22A84">
          <w:rPr>
            <w:rFonts w:ascii="Times New Roman" w:eastAsia="Times New Roman" w:hAnsi="Times New Roman" w:cs="Times New Roman"/>
            <w:sz w:val="24"/>
            <w:szCs w:val="24"/>
          </w:rPr>
          <w:t xml:space="preserve">published </w:t>
        </w:r>
      </w:ins>
      <w:ins w:id="10" w:author="Jamie S. Rankin" w:date="2025-09-15T10:35:00Z" w16du:dateUtc="2025-09-15T14:35:00Z">
        <w:r w:rsidR="00D22A84">
          <w:rPr>
            <w:rFonts w:ascii="Times New Roman" w:eastAsia="Times New Roman" w:hAnsi="Times New Roman" w:cs="Times New Roman"/>
            <w:sz w:val="24"/>
            <w:szCs w:val="24"/>
          </w:rPr>
          <w:t>experiments</w:t>
        </w:r>
      </w:ins>
      <w:ins w:id="11" w:author="Jamie S. Rankin" w:date="2025-09-15T10:36:00Z" w16du:dateUtc="2025-09-15T14:36:00Z">
        <w:r w:rsidR="00D22A84">
          <w:rPr>
            <w:rFonts w:ascii="Times New Roman" w:eastAsia="Times New Roman" w:hAnsi="Times New Roman" w:cs="Times New Roman"/>
            <w:sz w:val="24"/>
            <w:szCs w:val="24"/>
          </w:rPr>
          <w:t>,</w:t>
        </w:r>
      </w:ins>
      <w:ins w:id="12" w:author="Jamie S. Rankin" w:date="2025-09-15T10:35:00Z" w16du:dateUtc="2025-09-15T14:35:00Z">
        <w:r w:rsidR="00D22A84">
          <w:rPr>
            <w:rFonts w:ascii="Times New Roman" w:eastAsia="Times New Roman" w:hAnsi="Times New Roman" w:cs="Times New Roman"/>
            <w:sz w:val="24"/>
            <w:szCs w:val="24"/>
          </w:rPr>
          <w:t xml:space="preserve"> </w:t>
        </w:r>
      </w:ins>
      <w:r>
        <w:rPr>
          <w:rFonts w:ascii="Times New Roman" w:eastAsia="Times New Roman" w:hAnsi="Times New Roman" w:cs="Times New Roman"/>
          <w:sz w:val="24"/>
          <w:szCs w:val="24"/>
        </w:rPr>
        <w:t xml:space="preserve">about </w:t>
      </w:r>
      <w:ins w:id="13" w:author="Jamie S. Rankin" w:date="2025-09-15T10:35:00Z" w16du:dateUtc="2025-09-15T14:35:00Z">
        <w:r w:rsidR="00D22A84">
          <w:rPr>
            <w:rFonts w:ascii="Times New Roman" w:eastAsia="Times New Roman" w:hAnsi="Times New Roman" w:cs="Times New Roman"/>
            <w:sz w:val="24"/>
            <w:szCs w:val="24"/>
          </w:rPr>
          <w:t xml:space="preserve">exactly </w:t>
        </w:r>
      </w:ins>
      <w:r>
        <w:rPr>
          <w:rFonts w:ascii="Times New Roman" w:eastAsia="Times New Roman" w:hAnsi="Times New Roman" w:cs="Times New Roman"/>
          <w:sz w:val="24"/>
          <w:szCs w:val="24"/>
        </w:rPr>
        <w:t>how the process of secondary electron emission works and how foil thickness and composition affect the fluence of secondary electrons.</w:t>
      </w:r>
    </w:p>
    <w:p w14:paraId="00000004" w14:textId="5BB3FE06" w:rsidR="00D11FA1" w:rsidRDefault="00000000" w:rsidP="00D02624">
      <w:pPr>
        <w:ind w:firstLine="720"/>
        <w:jc w:val="both"/>
        <w:rPr>
          <w:rFonts w:ascii="Times New Roman" w:eastAsia="Times New Roman" w:hAnsi="Times New Roman" w:cs="Times New Roman"/>
          <w:sz w:val="24"/>
          <w:szCs w:val="24"/>
        </w:rPr>
        <w:pPrChange w:id="14" w:author="Leng Ying Khoo" w:date="2025-09-16T15:16:00Z" w16du:dateUtc="2025-09-16T19:16:00Z">
          <w:pPr>
            <w:ind w:firstLine="720"/>
          </w:pPr>
        </w:pPrChange>
      </w:pPr>
      <w:r>
        <w:rPr>
          <w:rFonts w:ascii="Times New Roman" w:eastAsia="Times New Roman" w:hAnsi="Times New Roman" w:cs="Times New Roman"/>
          <w:sz w:val="24"/>
          <w:szCs w:val="24"/>
        </w:rPr>
        <w:t>T</w:t>
      </w:r>
      <w:ins w:id="15" w:author="Leng Ying Khoo" w:date="2025-09-16T15:18:00Z" w16du:dateUtc="2025-09-16T19:18:00Z">
        <w:r w:rsidR="00D02624">
          <w:rPr>
            <w:rFonts w:ascii="Times New Roman" w:eastAsia="Times New Roman" w:hAnsi="Times New Roman" w:cs="Times New Roman"/>
            <w:sz w:val="24"/>
            <w:szCs w:val="24"/>
          </w:rPr>
          <w:t>o address this gap, t</w:t>
        </w:r>
      </w:ins>
      <w:r>
        <w:rPr>
          <w:rFonts w:ascii="Times New Roman" w:eastAsia="Times New Roman" w:hAnsi="Times New Roman" w:cs="Times New Roman"/>
          <w:sz w:val="24"/>
          <w:szCs w:val="24"/>
        </w:rPr>
        <w:t xml:space="preserve">his </w:t>
      </w:r>
      <w:del w:id="16" w:author="Leng Ying Khoo" w:date="2025-09-16T15:18:00Z" w16du:dateUtc="2025-09-16T19:18:00Z">
        <w:r w:rsidDel="00D02624">
          <w:rPr>
            <w:rFonts w:ascii="Times New Roman" w:eastAsia="Times New Roman" w:hAnsi="Times New Roman" w:cs="Times New Roman"/>
            <w:sz w:val="24"/>
            <w:szCs w:val="24"/>
          </w:rPr>
          <w:delText>is a proposal</w:delText>
        </w:r>
      </w:del>
      <w:ins w:id="17" w:author="Leng Ying Khoo" w:date="2025-09-16T15:18:00Z" w16du:dateUtc="2025-09-16T19:18:00Z">
        <w:r w:rsidR="00D02624">
          <w:rPr>
            <w:rFonts w:ascii="Times New Roman" w:eastAsia="Times New Roman" w:hAnsi="Times New Roman" w:cs="Times New Roman"/>
            <w:sz w:val="24"/>
            <w:szCs w:val="24"/>
          </w:rPr>
          <w:t>proposal aims</w:t>
        </w:r>
      </w:ins>
      <w:r>
        <w:rPr>
          <w:rFonts w:ascii="Times New Roman" w:eastAsia="Times New Roman" w:hAnsi="Times New Roman" w:cs="Times New Roman"/>
          <w:sz w:val="24"/>
          <w:szCs w:val="24"/>
        </w:rPr>
        <w:t xml:space="preserve"> to develop an ultra-high-vacuum (UHV) compatible scientific instrument that </w:t>
      </w:r>
      <w:ins w:id="18" w:author="Leng Ying Khoo" w:date="2025-09-16T15:32:00Z" w16du:dateUtc="2025-09-16T19:32:00Z">
        <w:r w:rsidR="00CB4A44">
          <w:rPr>
            <w:rFonts w:ascii="Times New Roman" w:eastAsia="Times New Roman" w:hAnsi="Times New Roman" w:cs="Times New Roman"/>
            <w:sz w:val="24"/>
            <w:szCs w:val="24"/>
          </w:rPr>
          <w:t>allows us to examine the effect of foil thickness and compos</w:t>
        </w:r>
      </w:ins>
      <w:ins w:id="19" w:author="Leng Ying Khoo" w:date="2025-09-16T15:37:00Z" w16du:dateUtc="2025-09-16T19:37:00Z">
        <w:r w:rsidR="0096122A">
          <w:rPr>
            <w:rFonts w:ascii="Times New Roman" w:eastAsia="Times New Roman" w:hAnsi="Times New Roman" w:cs="Times New Roman"/>
            <w:sz w:val="24"/>
            <w:szCs w:val="24"/>
          </w:rPr>
          <w:t>it</w:t>
        </w:r>
      </w:ins>
      <w:ins w:id="20" w:author="Leng Ying Khoo" w:date="2025-09-16T15:32:00Z" w16du:dateUtc="2025-09-16T19:32:00Z">
        <w:r w:rsidR="00CB4A44">
          <w:rPr>
            <w:rFonts w:ascii="Times New Roman" w:eastAsia="Times New Roman" w:hAnsi="Times New Roman" w:cs="Times New Roman"/>
            <w:sz w:val="24"/>
            <w:szCs w:val="24"/>
          </w:rPr>
          <w:t>ion on secondary electro</w:t>
        </w:r>
      </w:ins>
      <w:ins w:id="21" w:author="Leng Ying Khoo" w:date="2025-09-16T16:01:00Z" w16du:dateUtc="2025-09-16T20:01:00Z">
        <w:r w:rsidR="000F1268">
          <w:rPr>
            <w:rFonts w:ascii="Times New Roman" w:eastAsia="Times New Roman" w:hAnsi="Times New Roman" w:cs="Times New Roman"/>
            <w:sz w:val="24"/>
            <w:szCs w:val="24"/>
          </w:rPr>
          <w:t>n</w:t>
        </w:r>
      </w:ins>
      <w:ins w:id="22" w:author="Leng Ying Khoo" w:date="2025-09-16T15:32:00Z" w16du:dateUtc="2025-09-16T19:32:00Z">
        <w:r w:rsidR="00CB4A44">
          <w:rPr>
            <w:rFonts w:ascii="Times New Roman" w:eastAsia="Times New Roman" w:hAnsi="Times New Roman" w:cs="Times New Roman"/>
            <w:sz w:val="24"/>
            <w:szCs w:val="24"/>
          </w:rPr>
          <w:t xml:space="preserve"> emission</w:t>
        </w:r>
      </w:ins>
      <w:ins w:id="23" w:author="Leng Ying Khoo" w:date="2025-09-16T15:33:00Z" w16du:dateUtc="2025-09-16T19:33:00Z">
        <w:r w:rsidR="00CB4A44">
          <w:rPr>
            <w:rFonts w:ascii="Times New Roman" w:eastAsia="Times New Roman" w:hAnsi="Times New Roman" w:cs="Times New Roman"/>
            <w:sz w:val="24"/>
            <w:szCs w:val="24"/>
          </w:rPr>
          <w:t xml:space="preserve"> in a laboratory setting</w:t>
        </w:r>
      </w:ins>
      <w:ins w:id="24" w:author="Leng Ying Khoo" w:date="2025-09-16T15:32:00Z" w16du:dateUtc="2025-09-16T19:32:00Z">
        <w:r w:rsidR="00CB4A44">
          <w:rPr>
            <w:rFonts w:ascii="Times New Roman" w:eastAsia="Times New Roman" w:hAnsi="Times New Roman" w:cs="Times New Roman"/>
            <w:sz w:val="24"/>
            <w:szCs w:val="24"/>
          </w:rPr>
          <w:t>. Th</w:t>
        </w:r>
      </w:ins>
      <w:ins w:id="25" w:author="Leng Ying Khoo" w:date="2025-09-16T15:34:00Z" w16du:dateUtc="2025-09-16T19:34:00Z">
        <w:r w:rsidR="00CB4A44">
          <w:rPr>
            <w:rFonts w:ascii="Times New Roman" w:eastAsia="Times New Roman" w:hAnsi="Times New Roman" w:cs="Times New Roman"/>
            <w:sz w:val="24"/>
            <w:szCs w:val="24"/>
          </w:rPr>
          <w:t>is</w:t>
        </w:r>
      </w:ins>
      <w:ins w:id="26" w:author="Leng Ying Khoo" w:date="2025-09-16T15:33:00Z" w16du:dateUtc="2025-09-16T19:33:00Z">
        <w:r w:rsidR="00CB4A44">
          <w:rPr>
            <w:rFonts w:ascii="Times New Roman" w:eastAsia="Times New Roman" w:hAnsi="Times New Roman" w:cs="Times New Roman"/>
            <w:sz w:val="24"/>
            <w:szCs w:val="24"/>
          </w:rPr>
          <w:t xml:space="preserve"> laboratory analytical instrument </w:t>
        </w:r>
      </w:ins>
      <w:ins w:id="27" w:author="Leng Ying Khoo" w:date="2025-09-16T15:37:00Z" w16du:dateUtc="2025-09-16T19:37:00Z">
        <w:r w:rsidR="00E3436A">
          <w:rPr>
            <w:rFonts w:ascii="Times New Roman" w:eastAsia="Times New Roman" w:hAnsi="Times New Roman" w:cs="Times New Roman"/>
            <w:sz w:val="24"/>
            <w:szCs w:val="24"/>
          </w:rPr>
          <w:t xml:space="preserve">will </w:t>
        </w:r>
      </w:ins>
      <w:ins w:id="28" w:author="Leng Ying Khoo" w:date="2025-09-16T15:36:00Z" w16du:dateUtc="2025-09-16T19:36:00Z">
        <w:r w:rsidR="00CB4A44">
          <w:rPr>
            <w:rFonts w:ascii="Times New Roman" w:eastAsia="Times New Roman" w:hAnsi="Times New Roman" w:cs="Times New Roman"/>
            <w:sz w:val="24"/>
            <w:szCs w:val="24"/>
          </w:rPr>
          <w:t>position a carbon foil in a particle beam to measure and separate transmitted particles as well as the</w:t>
        </w:r>
      </w:ins>
      <w:ins w:id="29" w:author="Leng Ying Khoo" w:date="2025-09-16T15:37:00Z" w16du:dateUtc="2025-09-16T19:37:00Z">
        <w:r w:rsidR="00CB4A44">
          <w:rPr>
            <w:rFonts w:ascii="Times New Roman" w:eastAsia="Times New Roman" w:hAnsi="Times New Roman" w:cs="Times New Roman"/>
            <w:sz w:val="24"/>
            <w:szCs w:val="24"/>
          </w:rPr>
          <w:t xml:space="preserve"> secondary particles</w:t>
        </w:r>
      </w:ins>
      <w:ins w:id="30" w:author="Leng Ying Khoo" w:date="2025-09-16T15:36:00Z" w16du:dateUtc="2025-09-16T19:36:00Z">
        <w:r w:rsidR="00CB4A44">
          <w:rPr>
            <w:rFonts w:ascii="Times New Roman" w:eastAsia="Times New Roman" w:hAnsi="Times New Roman" w:cs="Times New Roman"/>
            <w:sz w:val="24"/>
            <w:szCs w:val="24"/>
          </w:rPr>
          <w:t xml:space="preserve"> by charge state</w:t>
        </w:r>
      </w:ins>
      <w:ins w:id="31" w:author="Leng Ying Khoo" w:date="2025-09-16T15:37:00Z" w16du:dateUtc="2025-09-16T19:37:00Z">
        <w:r w:rsidR="00CB4A44">
          <w:rPr>
            <w:rFonts w:ascii="Times New Roman" w:eastAsia="Times New Roman" w:hAnsi="Times New Roman" w:cs="Times New Roman"/>
            <w:sz w:val="24"/>
            <w:szCs w:val="24"/>
          </w:rPr>
          <w:t>.</w:t>
        </w:r>
        <w:r w:rsidR="00E16186">
          <w:rPr>
            <w:rFonts w:ascii="Times New Roman" w:eastAsia="Times New Roman" w:hAnsi="Times New Roman" w:cs="Times New Roman"/>
            <w:sz w:val="24"/>
            <w:szCs w:val="24"/>
          </w:rPr>
          <w:t xml:space="preserve"> </w:t>
        </w:r>
      </w:ins>
      <w:del w:id="32" w:author="Leng Ying Khoo" w:date="2025-09-16T15:37:00Z" w16du:dateUtc="2025-09-16T19:37:00Z">
        <w:r w:rsidDel="00CB4A44">
          <w:rPr>
            <w:rFonts w:ascii="Times New Roman" w:eastAsia="Times New Roman" w:hAnsi="Times New Roman" w:cs="Times New Roman"/>
            <w:sz w:val="24"/>
            <w:szCs w:val="24"/>
          </w:rPr>
          <w:delText>hold</w:delText>
        </w:r>
      </w:del>
      <w:del w:id="33" w:author="Leng Ying Khoo" w:date="2025-09-16T15:33:00Z" w16du:dateUtc="2025-09-16T19:33:00Z">
        <w:r w:rsidDel="00CB4A44">
          <w:rPr>
            <w:rFonts w:ascii="Times New Roman" w:eastAsia="Times New Roman" w:hAnsi="Times New Roman" w:cs="Times New Roman"/>
            <w:sz w:val="24"/>
            <w:szCs w:val="24"/>
          </w:rPr>
          <w:delText>s</w:delText>
        </w:r>
      </w:del>
      <w:del w:id="34" w:author="Leng Ying Khoo" w:date="2025-09-16T15:37:00Z" w16du:dateUtc="2025-09-16T19:37:00Z">
        <w:r w:rsidDel="00CB4A44">
          <w:rPr>
            <w:rFonts w:ascii="Times New Roman" w:eastAsia="Times New Roman" w:hAnsi="Times New Roman" w:cs="Times New Roman"/>
            <w:sz w:val="24"/>
            <w:szCs w:val="24"/>
          </w:rPr>
          <w:delText xml:space="preserve"> a carbon foil in the path of a </w:delText>
        </w:r>
        <w:commentRangeStart w:id="35"/>
        <w:commentRangeStart w:id="36"/>
        <w:r w:rsidDel="00CB4A44">
          <w:rPr>
            <w:rFonts w:ascii="Times New Roman" w:eastAsia="Times New Roman" w:hAnsi="Times New Roman" w:cs="Times New Roman"/>
            <w:sz w:val="24"/>
            <w:szCs w:val="24"/>
          </w:rPr>
          <w:delText>particle</w:delText>
        </w:r>
        <w:commentRangeEnd w:id="35"/>
        <w:r w:rsidDel="00CB4A44">
          <w:commentReference w:id="35"/>
        </w:r>
        <w:commentRangeEnd w:id="36"/>
        <w:r w:rsidR="00D22A84" w:rsidDel="00CB4A44">
          <w:rPr>
            <w:rStyle w:val="CommentReference"/>
          </w:rPr>
          <w:commentReference w:id="36"/>
        </w:r>
        <w:r w:rsidDel="00CB4A44">
          <w:rPr>
            <w:rFonts w:ascii="Times New Roman" w:eastAsia="Times New Roman" w:hAnsi="Times New Roman" w:cs="Times New Roman"/>
            <w:sz w:val="24"/>
            <w:szCs w:val="24"/>
          </w:rPr>
          <w:delText xml:space="preserve"> beam and partition</w:delText>
        </w:r>
      </w:del>
      <w:del w:id="37" w:author="Leng Ying Khoo" w:date="2025-09-16T15:34:00Z" w16du:dateUtc="2025-09-16T19:34:00Z">
        <w:r w:rsidDel="00CB4A44">
          <w:rPr>
            <w:rFonts w:ascii="Times New Roman" w:eastAsia="Times New Roman" w:hAnsi="Times New Roman" w:cs="Times New Roman"/>
            <w:sz w:val="24"/>
            <w:szCs w:val="24"/>
          </w:rPr>
          <w:delText>s</w:delText>
        </w:r>
      </w:del>
      <w:del w:id="38" w:author="Leng Ying Khoo" w:date="2025-09-16T15:37:00Z" w16du:dateUtc="2025-09-16T19:37:00Z">
        <w:r w:rsidDel="00CB4A44">
          <w:rPr>
            <w:rFonts w:ascii="Times New Roman" w:eastAsia="Times New Roman" w:hAnsi="Times New Roman" w:cs="Times New Roman"/>
            <w:sz w:val="24"/>
            <w:szCs w:val="24"/>
          </w:rPr>
          <w:delText xml:space="preserve"> particles passing through the foil based on charge state while measuring the fluence of secondary electrons emitted from the carbon foil as it interacts with the beam. </w:delText>
        </w:r>
      </w:del>
      <w:r>
        <w:rPr>
          <w:rFonts w:ascii="Times New Roman" w:eastAsia="Times New Roman" w:hAnsi="Times New Roman" w:cs="Times New Roman"/>
          <w:sz w:val="24"/>
          <w:szCs w:val="24"/>
        </w:rPr>
        <w:t>The instrument will be designed based on an existing device built by students in the 2023-2024 AST250/251 class</w:t>
      </w:r>
      <w:ins w:id="39" w:author="Leng Ying Khoo" w:date="2025-09-16T15:21:00Z" w16du:dateUtc="2025-09-16T19:21:00Z">
        <w:r w:rsidR="00D02624">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which was used to image carbon foils in the path of an ion beam and quantify the effect of holes and wrinkles (defects) in the foil on its </w:t>
      </w:r>
      <w:commentRangeStart w:id="40"/>
      <w:r>
        <w:rPr>
          <w:rFonts w:ascii="Times New Roman" w:eastAsia="Times New Roman" w:hAnsi="Times New Roman" w:cs="Times New Roman"/>
          <w:sz w:val="24"/>
          <w:szCs w:val="24"/>
        </w:rPr>
        <w:t>performance</w:t>
      </w:r>
      <w:commentRangeEnd w:id="40"/>
      <w:r>
        <w:commentReference w:id="40"/>
      </w:r>
      <w:r>
        <w:rPr>
          <w:rFonts w:ascii="Times New Roman" w:eastAsia="Times New Roman" w:hAnsi="Times New Roman" w:cs="Times New Roman"/>
          <w:sz w:val="24"/>
          <w:szCs w:val="24"/>
        </w:rPr>
        <w:t xml:space="preserve">. The new instrument created as part of this research will hold at least three carbon-based foils, concentrically partition charges, and measure secondary electron emission from the foils allowing the instrument operator to </w:t>
      </w:r>
      <w:commentRangeStart w:id="41"/>
      <w:commentRangeStart w:id="42"/>
      <w:r>
        <w:rPr>
          <w:rFonts w:ascii="Times New Roman" w:eastAsia="Times New Roman" w:hAnsi="Times New Roman" w:cs="Times New Roman"/>
          <w:sz w:val="24"/>
          <w:szCs w:val="24"/>
        </w:rPr>
        <w:t>measure</w:t>
      </w:r>
      <w:commentRangeEnd w:id="41"/>
      <w:r>
        <w:commentReference w:id="41"/>
      </w:r>
      <w:commentRangeEnd w:id="42"/>
      <w:r w:rsidR="00D22A84">
        <w:rPr>
          <w:rStyle w:val="CommentReference"/>
        </w:rPr>
        <w:commentReference w:id="42"/>
      </w:r>
      <w:r>
        <w:rPr>
          <w:rFonts w:ascii="Times New Roman" w:eastAsia="Times New Roman" w:hAnsi="Times New Roman" w:cs="Times New Roman"/>
          <w:sz w:val="24"/>
          <w:szCs w:val="24"/>
        </w:rPr>
        <w:t xml:space="preserve"> </w:t>
      </w:r>
      <w:ins w:id="43" w:author="Leng Ying Khoo" w:date="2025-09-16T15:38:00Z" w16du:dateUtc="2025-09-16T19:38:00Z">
        <w:r w:rsidR="00986B09">
          <w:rPr>
            <w:rFonts w:ascii="Times New Roman" w:eastAsia="Times New Roman" w:hAnsi="Times New Roman" w:cs="Times New Roman"/>
            <w:sz w:val="24"/>
            <w:szCs w:val="24"/>
          </w:rPr>
          <w:t xml:space="preserve">the effect of </w:t>
        </w:r>
      </w:ins>
      <w:r>
        <w:rPr>
          <w:rFonts w:ascii="Times New Roman" w:eastAsia="Times New Roman" w:hAnsi="Times New Roman" w:cs="Times New Roman"/>
          <w:sz w:val="24"/>
          <w:szCs w:val="24"/>
        </w:rPr>
        <w:t xml:space="preserve">different types of foils, such as amorphous carbon foils and few-layer-graphene foils (FLGs) </w:t>
      </w:r>
      <w:del w:id="44" w:author="Leng Ying Khoo" w:date="2025-09-16T15:19:00Z" w16du:dateUtc="2025-09-16T19:19:00Z">
        <w:r w:rsidDel="00D02624">
          <w:rPr>
            <w:rFonts w:ascii="Times New Roman" w:eastAsia="Times New Roman" w:hAnsi="Times New Roman" w:cs="Times New Roman"/>
            <w:sz w:val="24"/>
            <w:szCs w:val="24"/>
          </w:rPr>
          <w:delText>while maintaining</w:delText>
        </w:r>
      </w:del>
      <w:ins w:id="45" w:author="Leng Ying Khoo" w:date="2025-09-16T15:19:00Z" w16du:dateUtc="2025-09-16T19:19:00Z">
        <w:r w:rsidR="00D02624">
          <w:rPr>
            <w:rFonts w:ascii="Times New Roman" w:eastAsia="Times New Roman" w:hAnsi="Times New Roman" w:cs="Times New Roman"/>
            <w:sz w:val="24"/>
            <w:szCs w:val="24"/>
          </w:rPr>
          <w:t>under</w:t>
        </w:r>
      </w:ins>
      <w:r>
        <w:rPr>
          <w:rFonts w:ascii="Times New Roman" w:eastAsia="Times New Roman" w:hAnsi="Times New Roman" w:cs="Times New Roman"/>
          <w:sz w:val="24"/>
          <w:szCs w:val="24"/>
        </w:rPr>
        <w:t xml:space="preserve"> the same particle beam. The end scientific goal of this research is to create a</w:t>
      </w:r>
      <w:ins w:id="46" w:author="Leng Ying Khoo" w:date="2025-09-16T15:22:00Z" w16du:dateUtc="2025-09-16T19:22:00Z">
        <w:r w:rsidR="009C0C60">
          <w:rPr>
            <w:rFonts w:ascii="Times New Roman" w:eastAsia="Times New Roman" w:hAnsi="Times New Roman" w:cs="Times New Roman"/>
            <w:sz w:val="24"/>
            <w:szCs w:val="24"/>
          </w:rPr>
          <w:t>n empirical</w:t>
        </w:r>
      </w:ins>
      <w:r>
        <w:rPr>
          <w:rFonts w:ascii="Times New Roman" w:eastAsia="Times New Roman" w:hAnsi="Times New Roman" w:cs="Times New Roman"/>
          <w:sz w:val="24"/>
          <w:szCs w:val="24"/>
        </w:rPr>
        <w:t xml:space="preserve"> model that infers the thickness and composition of the measured carbon-based foil based on the fluence of secondary electrons emitted from the foil. </w:t>
      </w:r>
    </w:p>
    <w:p w14:paraId="00000005" w14:textId="6E3B44C2" w:rsidR="00D11FA1" w:rsidRDefault="00D22A84" w:rsidP="009C0C60">
      <w:pPr>
        <w:ind w:firstLine="720"/>
        <w:jc w:val="both"/>
        <w:rPr>
          <w:rFonts w:ascii="Times New Roman" w:eastAsia="Times New Roman" w:hAnsi="Times New Roman" w:cs="Times New Roman"/>
          <w:sz w:val="24"/>
          <w:szCs w:val="24"/>
        </w:rPr>
        <w:pPrChange w:id="47" w:author="Leng Ying Khoo" w:date="2025-09-16T15:23:00Z" w16du:dateUtc="2025-09-16T19:23:00Z">
          <w:pPr>
            <w:ind w:firstLine="720"/>
          </w:pPr>
        </w:pPrChange>
      </w:pPr>
      <w:moveToRangeStart w:id="48" w:author="Jamie S. Rankin" w:date="2025-09-15T10:43:00Z" w:name="move208825432"/>
      <w:moveTo w:id="49" w:author="Jamie S. Rankin" w:date="2025-09-15T10:43:00Z" w16du:dateUtc="2025-09-15T14:43:00Z">
        <w:r>
          <w:rPr>
            <w:rFonts w:ascii="Times New Roman" w:eastAsia="Times New Roman" w:hAnsi="Times New Roman" w:cs="Times New Roman"/>
            <w:sz w:val="24"/>
            <w:szCs w:val="24"/>
          </w:rPr>
          <w:t>In current literature it is hypothesized that the thinner the foil, the more sensitive a space instrument will be to detecting higher mass particles and lower energy particles, so a graphene foil, as a single layer of carbon, should perform significantly better than amorphous carbon. However, existing</w:t>
        </w:r>
      </w:moveTo>
      <w:ins w:id="50" w:author="Jamie S. Rankin" w:date="2025-09-15T10:44:00Z" w16du:dateUtc="2025-09-15T14:44:00Z">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experimentally-based</w:t>
        </w:r>
        <w:proofErr w:type="gramEnd"/>
        <w:r>
          <w:rPr>
            <w:rFonts w:ascii="Times New Roman" w:eastAsia="Times New Roman" w:hAnsi="Times New Roman" w:cs="Times New Roman"/>
            <w:sz w:val="24"/>
            <w:szCs w:val="24"/>
          </w:rPr>
          <w:t xml:space="preserve"> findings in the</w:t>
        </w:r>
      </w:ins>
      <w:moveTo w:id="51" w:author="Jamie S. Rankin" w:date="2025-09-15T10:43:00Z" w16du:dateUtc="2025-09-15T14:43:00Z">
        <w:r>
          <w:rPr>
            <w:rFonts w:ascii="Times New Roman" w:eastAsia="Times New Roman" w:hAnsi="Times New Roman" w:cs="Times New Roman"/>
            <w:sz w:val="24"/>
            <w:szCs w:val="24"/>
          </w:rPr>
          <w:t xml:space="preserve"> literature does not support that theory and shows that graphene only has marginal improvements over amorphous carbon. It is hypothesized that there is a “crud layer” of water vapor and other trace elements that accumulates on carbon-based foils which significantly increases the thickness and erases the supposed benefits of a thinner foil. </w:t>
        </w:r>
      </w:moveTo>
      <w:ins w:id="52" w:author="Leng Ying Khoo" w:date="2025-09-16T15:23:00Z" w16du:dateUtc="2025-09-16T19:23:00Z">
        <w:r w:rsidR="009C0C60">
          <w:rPr>
            <w:rFonts w:ascii="Times New Roman" w:eastAsia="Times New Roman" w:hAnsi="Times New Roman" w:cs="Times New Roman"/>
            <w:sz w:val="24"/>
            <w:szCs w:val="24"/>
          </w:rPr>
          <w:t>The</w:t>
        </w:r>
        <w:r w:rsidR="009C0C60">
          <w:rPr>
            <w:rFonts w:ascii="Times New Roman" w:eastAsia="Times New Roman" w:hAnsi="Times New Roman" w:cs="Times New Roman"/>
            <w:sz w:val="24"/>
            <w:szCs w:val="24"/>
          </w:rPr>
          <w:t xml:space="preserve"> development of [INSTRUMENT NAME]</w:t>
        </w:r>
        <w:r w:rsidR="009C0C60">
          <w:rPr>
            <w:rFonts w:ascii="Times New Roman" w:eastAsia="Times New Roman" w:hAnsi="Times New Roman" w:cs="Times New Roman"/>
            <w:sz w:val="24"/>
            <w:szCs w:val="24"/>
          </w:rPr>
          <w:t>, will therefore,</w:t>
        </w:r>
        <w:r w:rsidR="009C0C60">
          <w:rPr>
            <w:rFonts w:ascii="Times New Roman" w:eastAsia="Times New Roman" w:hAnsi="Times New Roman" w:cs="Times New Roman"/>
            <w:sz w:val="24"/>
            <w:szCs w:val="24"/>
          </w:rPr>
          <w:t xml:space="preserve"> hold tremendous scientific value. It will mark the first ever study of secondary electron emission as a function of graphene foil thickness and composition and thus will inform the </w:t>
        </w:r>
        <w:commentRangeStart w:id="53"/>
        <w:r w:rsidR="009C0C60">
          <w:rPr>
            <w:rFonts w:ascii="Times New Roman" w:eastAsia="Times New Roman" w:hAnsi="Times New Roman" w:cs="Times New Roman"/>
            <w:sz w:val="24"/>
            <w:szCs w:val="24"/>
          </w:rPr>
          <w:t xml:space="preserve">qualification of graphene foils </w:t>
        </w:r>
      </w:ins>
      <w:commentRangeEnd w:id="53"/>
      <w:ins w:id="54" w:author="Leng Ying Khoo" w:date="2025-09-16T16:07:00Z" w16du:dateUtc="2025-09-16T20:07:00Z">
        <w:r w:rsidR="005701CC">
          <w:rPr>
            <w:rStyle w:val="CommentReference"/>
          </w:rPr>
          <w:commentReference w:id="53"/>
        </w:r>
      </w:ins>
      <w:ins w:id="55" w:author="Leng Ying Khoo" w:date="2025-09-16T15:23:00Z" w16du:dateUtc="2025-09-16T19:23:00Z">
        <w:r w:rsidR="009C0C60">
          <w:rPr>
            <w:rFonts w:ascii="Times New Roman" w:eastAsia="Times New Roman" w:hAnsi="Times New Roman" w:cs="Times New Roman"/>
            <w:sz w:val="24"/>
            <w:szCs w:val="24"/>
          </w:rPr>
          <w:t>as the next generation of carbon foils in space</w:t>
        </w:r>
      </w:ins>
      <w:ins w:id="56" w:author="Leng Ying Khoo" w:date="2025-09-16T15:38:00Z" w16du:dateUtc="2025-09-16T19:38:00Z">
        <w:r w:rsidR="00270658">
          <w:rPr>
            <w:rFonts w:ascii="Times New Roman" w:eastAsia="Times New Roman" w:hAnsi="Times New Roman" w:cs="Times New Roman"/>
            <w:sz w:val="24"/>
            <w:szCs w:val="24"/>
          </w:rPr>
          <w:t xml:space="preserve"> </w:t>
        </w:r>
      </w:ins>
      <w:ins w:id="57" w:author="Leng Ying Khoo" w:date="2025-09-16T15:23:00Z" w16du:dateUtc="2025-09-16T19:23:00Z">
        <w:r w:rsidR="009C0C60">
          <w:rPr>
            <w:rFonts w:ascii="Times New Roman" w:eastAsia="Times New Roman" w:hAnsi="Times New Roman" w:cs="Times New Roman"/>
            <w:sz w:val="24"/>
            <w:szCs w:val="24"/>
          </w:rPr>
          <w:t>instruments.</w:t>
        </w:r>
        <w:r w:rsidR="009C0C60">
          <w:rPr>
            <w:rFonts w:ascii="Times New Roman" w:eastAsia="Times New Roman" w:hAnsi="Times New Roman" w:cs="Times New Roman"/>
            <w:sz w:val="24"/>
            <w:szCs w:val="24"/>
          </w:rPr>
          <w:t xml:space="preserve"> </w:t>
        </w:r>
      </w:ins>
      <w:ins w:id="58" w:author="Leng Ying Khoo" w:date="2025-09-16T15:24:00Z" w16du:dateUtc="2025-09-16T19:24:00Z">
        <w:r w:rsidR="009C0C60">
          <w:rPr>
            <w:rFonts w:ascii="Times New Roman" w:eastAsia="Times New Roman" w:hAnsi="Times New Roman" w:cs="Times New Roman"/>
            <w:sz w:val="24"/>
            <w:szCs w:val="24"/>
          </w:rPr>
          <w:t xml:space="preserve">It will </w:t>
        </w:r>
        <w:r w:rsidR="00E73480">
          <w:rPr>
            <w:rFonts w:ascii="Times New Roman" w:eastAsia="Times New Roman" w:hAnsi="Times New Roman" w:cs="Times New Roman"/>
            <w:sz w:val="24"/>
            <w:szCs w:val="24"/>
          </w:rPr>
          <w:t xml:space="preserve">also </w:t>
        </w:r>
        <w:r w:rsidR="009C0C60">
          <w:rPr>
            <w:rFonts w:ascii="Times New Roman" w:eastAsia="Times New Roman" w:hAnsi="Times New Roman" w:cs="Times New Roman"/>
            <w:sz w:val="24"/>
            <w:szCs w:val="24"/>
          </w:rPr>
          <w:t xml:space="preserve">allow </w:t>
        </w:r>
      </w:ins>
      <w:moveTo w:id="59" w:author="Jamie S. Rankin" w:date="2025-09-15T10:43:00Z" w16du:dateUtc="2025-09-15T14:43:00Z">
        <w:del w:id="60" w:author="Leng Ying Khoo" w:date="2025-09-16T15:24:00Z" w16du:dateUtc="2025-09-16T19:24:00Z">
          <w:r w:rsidDel="009C0C60">
            <w:rPr>
              <w:rFonts w:ascii="Times New Roman" w:eastAsia="Times New Roman" w:hAnsi="Times New Roman" w:cs="Times New Roman"/>
              <w:sz w:val="24"/>
              <w:szCs w:val="24"/>
            </w:rPr>
            <w:delText xml:space="preserve">In a laboratory setting, </w:delText>
          </w:r>
        </w:del>
        <w:r>
          <w:rPr>
            <w:rFonts w:ascii="Times New Roman" w:eastAsia="Times New Roman" w:hAnsi="Times New Roman" w:cs="Times New Roman"/>
            <w:sz w:val="24"/>
            <w:szCs w:val="24"/>
          </w:rPr>
          <w:t xml:space="preserve">future researchers </w:t>
        </w:r>
        <w:del w:id="61" w:author="Leng Ying Khoo" w:date="2025-09-16T15:24:00Z" w16du:dateUtc="2025-09-16T19:24:00Z">
          <w:r w:rsidDel="009C0C60">
            <w:rPr>
              <w:rFonts w:ascii="Times New Roman" w:eastAsia="Times New Roman" w:hAnsi="Times New Roman" w:cs="Times New Roman"/>
              <w:sz w:val="24"/>
              <w:szCs w:val="24"/>
            </w:rPr>
            <w:delText xml:space="preserve">can use  [INSTRUMENT NAME] </w:delText>
          </w:r>
        </w:del>
        <w:r>
          <w:rPr>
            <w:rFonts w:ascii="Times New Roman" w:eastAsia="Times New Roman" w:hAnsi="Times New Roman" w:cs="Times New Roman"/>
            <w:sz w:val="24"/>
            <w:szCs w:val="24"/>
          </w:rPr>
          <w:t xml:space="preserve">to test different graphene foils with varying thicknesses and surface compositions </w:t>
        </w:r>
      </w:moveTo>
      <w:ins w:id="62" w:author="Leng Ying Khoo" w:date="2025-09-16T15:38:00Z" w16du:dateUtc="2025-09-16T19:38:00Z">
        <w:r w:rsidR="00270658">
          <w:rPr>
            <w:rFonts w:ascii="Times New Roman" w:eastAsia="Times New Roman" w:hAnsi="Times New Roman" w:cs="Times New Roman"/>
            <w:sz w:val="24"/>
            <w:szCs w:val="24"/>
          </w:rPr>
          <w:t>i</w:t>
        </w:r>
      </w:ins>
      <w:ins w:id="63" w:author="Leng Ying Khoo" w:date="2025-09-16T15:24:00Z" w16du:dateUtc="2025-09-16T19:24:00Z">
        <w:r w:rsidR="009C0C60">
          <w:rPr>
            <w:rFonts w:ascii="Times New Roman" w:eastAsia="Times New Roman" w:hAnsi="Times New Roman" w:cs="Times New Roman"/>
            <w:sz w:val="24"/>
            <w:szCs w:val="24"/>
          </w:rPr>
          <w:t>n a laboratory setting,</w:t>
        </w:r>
        <w:r w:rsidR="009C0C60">
          <w:rPr>
            <w:rFonts w:ascii="Times New Roman" w:eastAsia="Times New Roman" w:hAnsi="Times New Roman" w:cs="Times New Roman"/>
            <w:sz w:val="24"/>
            <w:szCs w:val="24"/>
          </w:rPr>
          <w:t xml:space="preserve"> </w:t>
        </w:r>
      </w:ins>
      <w:moveTo w:id="64" w:author="Jamie S. Rankin" w:date="2025-09-15T10:43:00Z" w16du:dateUtc="2025-09-15T14:43:00Z">
        <w:del w:id="65" w:author="Leng Ying Khoo" w:date="2025-09-16T15:24:00Z" w16du:dateUtc="2025-09-16T19:24:00Z">
          <w:r w:rsidDel="009C0C60">
            <w:rPr>
              <w:rFonts w:ascii="Times New Roman" w:eastAsia="Times New Roman" w:hAnsi="Times New Roman" w:cs="Times New Roman"/>
              <w:sz w:val="24"/>
              <w:szCs w:val="24"/>
            </w:rPr>
            <w:delText>to</w:delText>
          </w:r>
        </w:del>
      </w:moveTo>
      <w:ins w:id="66" w:author="Leng Ying Khoo" w:date="2025-09-16T15:38:00Z" w16du:dateUtc="2025-09-16T19:38:00Z">
        <w:r w:rsidR="00270658">
          <w:rPr>
            <w:rFonts w:ascii="Times New Roman" w:eastAsia="Times New Roman" w:hAnsi="Times New Roman" w:cs="Times New Roman"/>
            <w:sz w:val="24"/>
            <w:szCs w:val="24"/>
          </w:rPr>
          <w:t xml:space="preserve">in </w:t>
        </w:r>
      </w:ins>
      <w:moveTo w:id="67" w:author="Jamie S. Rankin" w:date="2025-09-15T10:43:00Z" w16du:dateUtc="2025-09-15T14:43:00Z">
        <w:del w:id="68" w:author="Leng Ying Khoo" w:date="2025-09-16T15:38:00Z" w16du:dateUtc="2025-09-16T19:38:00Z">
          <w:r w:rsidDel="00270658">
            <w:rPr>
              <w:rFonts w:ascii="Times New Roman" w:eastAsia="Times New Roman" w:hAnsi="Times New Roman" w:cs="Times New Roman"/>
              <w:sz w:val="24"/>
              <w:szCs w:val="24"/>
            </w:rPr>
            <w:delText xml:space="preserve"> </w:delText>
          </w:r>
        </w:del>
        <w:r>
          <w:rPr>
            <w:rFonts w:ascii="Times New Roman" w:eastAsia="Times New Roman" w:hAnsi="Times New Roman" w:cs="Times New Roman"/>
            <w:sz w:val="24"/>
            <w:szCs w:val="24"/>
          </w:rPr>
          <w:t>search for the optimal graphene foil for space</w:t>
        </w:r>
      </w:moveTo>
      <w:ins w:id="69" w:author="Jamie S. Rankin" w:date="2025-09-15T10:43:00Z" w16du:dateUtc="2025-09-15T14:43:00Z">
        <w:r>
          <w:rPr>
            <w:rFonts w:ascii="Times New Roman" w:eastAsia="Times New Roman" w:hAnsi="Times New Roman" w:cs="Times New Roman"/>
            <w:sz w:val="24"/>
            <w:szCs w:val="24"/>
          </w:rPr>
          <w:t xml:space="preserve"> </w:t>
        </w:r>
      </w:ins>
      <w:moveTo w:id="70" w:author="Jamie S. Rankin" w:date="2025-09-15T10:43:00Z" w16du:dateUtc="2025-09-15T14:43:00Z">
        <w:r>
          <w:rPr>
            <w:rFonts w:ascii="Times New Roman" w:eastAsia="Times New Roman" w:hAnsi="Times New Roman" w:cs="Times New Roman"/>
            <w:sz w:val="24"/>
            <w:szCs w:val="24"/>
          </w:rPr>
          <w:t>flight.</w:t>
        </w:r>
      </w:moveTo>
      <w:moveToRangeEnd w:id="48"/>
      <w:ins w:id="71" w:author="Jamie S. Rankin" w:date="2025-09-15T10:44:00Z" w16du:dateUtc="2025-09-15T14:44:00Z">
        <w:r>
          <w:rPr>
            <w:rFonts w:ascii="Times New Roman" w:eastAsia="Times New Roman" w:hAnsi="Times New Roman" w:cs="Times New Roman"/>
            <w:sz w:val="24"/>
            <w:szCs w:val="24"/>
          </w:rPr>
          <w:t xml:space="preserve"> </w:t>
        </w:r>
      </w:ins>
      <w:del w:id="72" w:author="Leng Ying Khoo" w:date="2025-09-16T15:23:00Z" w16du:dateUtc="2025-09-16T19:23:00Z">
        <w:r w:rsidDel="009C0C60">
          <w:rPr>
            <w:rFonts w:ascii="Times New Roman" w:eastAsia="Times New Roman" w:hAnsi="Times New Roman" w:cs="Times New Roman"/>
            <w:sz w:val="24"/>
            <w:szCs w:val="24"/>
          </w:rPr>
          <w:delText>The development of [INSTRUMENT NAME] holds tremendous scientific value. It will mark the first ever study of secondary electron emission as a function of graphene foil thickness and composition and thus will inform the qualification of graphene foils as the next generation of carbon foils in space</w:delText>
        </w:r>
      </w:del>
      <w:ins w:id="73" w:author="Jamie S. Rankin" w:date="2025-09-15T10:44:00Z" w16du:dateUtc="2025-09-15T14:44:00Z">
        <w:del w:id="74" w:author="Leng Ying Khoo" w:date="2025-09-16T15:23:00Z" w16du:dateUtc="2025-09-16T19:23:00Z">
          <w:r w:rsidDel="009C0C60">
            <w:rPr>
              <w:rFonts w:ascii="Times New Roman" w:eastAsia="Times New Roman" w:hAnsi="Times New Roman" w:cs="Times New Roman"/>
              <w:sz w:val="24"/>
              <w:szCs w:val="24"/>
            </w:rPr>
            <w:delText>.</w:delText>
          </w:r>
        </w:del>
      </w:ins>
      <w:del w:id="75" w:author="Leng Ying Khoo" w:date="2025-09-16T15:23:00Z" w16du:dateUtc="2025-09-16T19:23:00Z">
        <w:r w:rsidDel="009C0C60">
          <w:rPr>
            <w:rFonts w:ascii="Times New Roman" w:eastAsia="Times New Roman" w:hAnsi="Times New Roman" w:cs="Times New Roman"/>
            <w:sz w:val="24"/>
            <w:szCs w:val="24"/>
          </w:rPr>
          <w:delText xml:space="preserve"> instruments.</w:delText>
        </w:r>
      </w:del>
      <w:moveFromRangeStart w:id="76" w:author="Jamie S. Rankin" w:date="2025-09-15T10:43:00Z" w:name="move208825432"/>
      <w:moveFrom w:id="77" w:author="Jamie S. Rankin" w:date="2025-09-15T10:43:00Z" w16du:dateUtc="2025-09-15T14:43:00Z">
        <w:del w:id="78" w:author="Leng Ying Khoo" w:date="2025-09-16T15:23:00Z" w16du:dateUtc="2025-09-16T19:23:00Z">
          <w:r w:rsidDel="009C0C60">
            <w:rPr>
              <w:rFonts w:ascii="Times New Roman" w:eastAsia="Times New Roman" w:hAnsi="Times New Roman" w:cs="Times New Roman"/>
              <w:sz w:val="24"/>
              <w:szCs w:val="24"/>
            </w:rPr>
            <w:delText xml:space="preserve"> In current literature it is hypothesized that the thinner the foil, the more sensitive a space instrument will be to detecting higher mass particles and lower energy particles, so a graphene foil, as a single layer of carbon, should perform significantly better than amorphous carbon. However, existing literature does not support that theory and shows that graphene only has marginal improvements over amorphous carbon. It is hypothesized that there is a “crud layer” of water vapor and other trace elements that accumulates on carbon-based foils which significantly increases the thickness and erases the supposed benefits of a thinner foil. In a laboratory setting, future researchers can use  [INSTRUMENT NAME] to test different graphene foils with varying thicknesses and surface compositions to search for the optimal graphene foil for spaceflight.</w:delText>
          </w:r>
        </w:del>
      </w:moveFrom>
      <w:moveFromRangeEnd w:id="76"/>
      <w:del w:id="79" w:author="Leng Ying Khoo" w:date="2025-09-16T15:23:00Z" w16du:dateUtc="2025-09-16T19:23:00Z">
        <w:r w:rsidDel="009C0C60">
          <w:rPr>
            <w:rFonts w:ascii="Times New Roman" w:eastAsia="Times New Roman" w:hAnsi="Times New Roman" w:cs="Times New Roman"/>
            <w:sz w:val="24"/>
            <w:szCs w:val="24"/>
          </w:rPr>
          <w:delText xml:space="preserve">  </w:delText>
        </w:r>
      </w:del>
    </w:p>
    <w:p w14:paraId="00000006" w14:textId="486F3C24" w:rsidR="00D11FA1" w:rsidRDefault="00000000" w:rsidP="00D02624">
      <w:pPr>
        <w:jc w:val="both"/>
        <w:rPr>
          <w:rFonts w:ascii="Times New Roman" w:eastAsia="Times New Roman" w:hAnsi="Times New Roman" w:cs="Times New Roman"/>
          <w:sz w:val="24"/>
          <w:szCs w:val="24"/>
        </w:rPr>
        <w:pPrChange w:id="80" w:author="Leng Ying Khoo" w:date="2025-09-16T15:16:00Z" w16du:dateUtc="2025-09-16T19:16:00Z">
          <w:pPr/>
        </w:pPrChange>
      </w:pPr>
      <w:r>
        <w:rPr>
          <w:rFonts w:ascii="Times New Roman" w:eastAsia="Times New Roman" w:hAnsi="Times New Roman" w:cs="Times New Roman"/>
          <w:sz w:val="24"/>
          <w:szCs w:val="24"/>
        </w:rPr>
        <w:tab/>
        <w:t xml:space="preserve">As previously mentioned, this project will build upon an apparatus first designed by the 2023-2024 AST250/251 class in the Space Physics Lab. The class’s instrument uses three linear actuators to move a pinhole and carbon foil in front of a microchannel plate (MCP) </w:t>
      </w:r>
      <w:ins w:id="81" w:author="Jamie S. Rankin" w:date="2025-09-15T10:45:00Z" w16du:dateUtc="2025-09-15T14:45:00Z">
        <w:r w:rsidR="0084306E">
          <w:rPr>
            <w:rFonts w:ascii="Times New Roman" w:eastAsia="Times New Roman" w:hAnsi="Times New Roman" w:cs="Times New Roman"/>
            <w:sz w:val="24"/>
            <w:szCs w:val="24"/>
          </w:rPr>
          <w:t xml:space="preserve">imager </w:t>
        </w:r>
      </w:ins>
      <w:r>
        <w:rPr>
          <w:rFonts w:ascii="Times New Roman" w:eastAsia="Times New Roman" w:hAnsi="Times New Roman" w:cs="Times New Roman"/>
          <w:sz w:val="24"/>
          <w:szCs w:val="24"/>
        </w:rPr>
        <w:t xml:space="preserve">so that </w:t>
      </w:r>
      <w:r>
        <w:rPr>
          <w:rFonts w:ascii="Times New Roman" w:eastAsia="Times New Roman" w:hAnsi="Times New Roman" w:cs="Times New Roman"/>
          <w:sz w:val="24"/>
          <w:szCs w:val="24"/>
        </w:rPr>
        <w:lastRenderedPageBreak/>
        <w:t xml:space="preserve">when the device is placed </w:t>
      </w:r>
      <w:del w:id="82" w:author="Jamie S. Rankin" w:date="2025-09-15T10:45:00Z" w16du:dateUtc="2025-09-15T14:45:00Z">
        <w:r w:rsidDel="0084306E">
          <w:rPr>
            <w:rFonts w:ascii="Times New Roman" w:eastAsia="Times New Roman" w:hAnsi="Times New Roman" w:cs="Times New Roman"/>
            <w:sz w:val="24"/>
            <w:szCs w:val="24"/>
          </w:rPr>
          <w:delText>inline</w:delText>
        </w:r>
      </w:del>
      <w:ins w:id="83" w:author="Jamie S. Rankin" w:date="2025-09-15T10:45:00Z" w16du:dateUtc="2025-09-15T14:45:00Z">
        <w:r w:rsidR="0084306E">
          <w:rPr>
            <w:rFonts w:ascii="Times New Roman" w:eastAsia="Times New Roman" w:hAnsi="Times New Roman" w:cs="Times New Roman"/>
            <w:sz w:val="24"/>
            <w:szCs w:val="24"/>
          </w:rPr>
          <w:t>in line</w:t>
        </w:r>
      </w:ins>
      <w:r>
        <w:rPr>
          <w:rFonts w:ascii="Times New Roman" w:eastAsia="Times New Roman" w:hAnsi="Times New Roman" w:cs="Times New Roman"/>
          <w:sz w:val="24"/>
          <w:szCs w:val="24"/>
        </w:rPr>
        <w:t xml:space="preserve"> with a beam of </w:t>
      </w:r>
      <w:commentRangeStart w:id="84"/>
      <w:del w:id="85" w:author="Jamie S. Rankin" w:date="2025-09-15T10:46:00Z" w16du:dateUtc="2025-09-15T14:46:00Z">
        <w:r w:rsidDel="0084306E">
          <w:rPr>
            <w:rFonts w:ascii="Times New Roman" w:eastAsia="Times New Roman" w:hAnsi="Times New Roman" w:cs="Times New Roman"/>
            <w:sz w:val="24"/>
            <w:szCs w:val="24"/>
          </w:rPr>
          <w:delText xml:space="preserve">ions </w:delText>
        </w:r>
      </w:del>
      <w:ins w:id="86" w:author="Jamie S. Rankin" w:date="2025-09-15T10:46:00Z" w16du:dateUtc="2025-09-15T14:46:00Z">
        <w:r w:rsidR="0084306E">
          <w:rPr>
            <w:rFonts w:ascii="Times New Roman" w:eastAsia="Times New Roman" w:hAnsi="Times New Roman" w:cs="Times New Roman"/>
            <w:sz w:val="24"/>
            <w:szCs w:val="24"/>
          </w:rPr>
          <w:t xml:space="preserve">particles </w:t>
        </w:r>
        <w:commentRangeEnd w:id="84"/>
        <w:r w:rsidR="0084306E">
          <w:rPr>
            <w:rStyle w:val="CommentReference"/>
          </w:rPr>
          <w:commentReference w:id="84"/>
        </w:r>
      </w:ins>
      <w:r>
        <w:rPr>
          <w:rFonts w:ascii="Times New Roman" w:eastAsia="Times New Roman" w:hAnsi="Times New Roman" w:cs="Times New Roman"/>
          <w:sz w:val="24"/>
          <w:szCs w:val="24"/>
        </w:rPr>
        <w:t xml:space="preserve">in the Space Physics Lab’s vacuum chamber, the MCP creates a 2D spatial map of particle counts. It also has a metal gate </w:t>
      </w:r>
      <w:ins w:id="87" w:author="Jamie S. Rankin" w:date="2025-09-15T10:48:00Z" w16du:dateUtc="2025-09-15T14:48:00Z">
        <w:r w:rsidR="0084306E">
          <w:rPr>
            <w:rFonts w:ascii="Times New Roman" w:eastAsia="Times New Roman" w:hAnsi="Times New Roman" w:cs="Times New Roman"/>
            <w:sz w:val="24"/>
            <w:szCs w:val="24"/>
          </w:rPr>
          <w:t xml:space="preserve">(consisting of </w:t>
        </w:r>
        <w:commentRangeStart w:id="88"/>
        <w:commentRangeStart w:id="89"/>
        <w:r w:rsidR="0084306E">
          <w:rPr>
            <w:rFonts w:ascii="Times New Roman" w:eastAsia="Times New Roman" w:hAnsi="Times New Roman" w:cs="Times New Roman"/>
            <w:sz w:val="24"/>
            <w:szCs w:val="24"/>
          </w:rPr>
          <w:t>X</w:t>
        </w:r>
        <w:commentRangeEnd w:id="88"/>
        <w:r w:rsidR="0084306E">
          <w:rPr>
            <w:rStyle w:val="CommentReference"/>
          </w:rPr>
          <w:commentReference w:id="88"/>
        </w:r>
      </w:ins>
      <w:commentRangeEnd w:id="89"/>
      <w:r w:rsidR="003F385B">
        <w:rPr>
          <w:rStyle w:val="CommentReference"/>
        </w:rPr>
        <w:commentReference w:id="89"/>
      </w:r>
      <w:ins w:id="90" w:author="Jamie S. Rankin" w:date="2025-09-15T10:48:00Z" w16du:dateUtc="2025-09-15T14:48:00Z">
        <w:r w:rsidR="0084306E">
          <w:rPr>
            <w:rFonts w:ascii="Times New Roman" w:eastAsia="Times New Roman" w:hAnsi="Times New Roman" w:cs="Times New Roman"/>
            <w:sz w:val="24"/>
            <w:szCs w:val="24"/>
          </w:rPr>
          <w:t xml:space="preserve"> parallel plates) </w:t>
        </w:r>
      </w:ins>
      <w:r>
        <w:rPr>
          <w:rFonts w:ascii="Times New Roman" w:eastAsia="Times New Roman" w:hAnsi="Times New Roman" w:cs="Times New Roman"/>
          <w:sz w:val="24"/>
          <w:szCs w:val="24"/>
        </w:rPr>
        <w:t>that can be energized to high voltage and serve</w:t>
      </w:r>
      <w:ins w:id="91" w:author="Jamie S. Rankin" w:date="2025-09-15T10:48:00Z" w16du:dateUtc="2025-09-15T14:48:00Z">
        <w:r w:rsidR="0084306E">
          <w:rPr>
            <w:rFonts w:ascii="Times New Roman" w:eastAsia="Times New Roman" w:hAnsi="Times New Roman" w:cs="Times New Roman"/>
            <w:sz w:val="24"/>
            <w:szCs w:val="24"/>
          </w:rPr>
          <w:t>s</w:t>
        </w:r>
      </w:ins>
      <w:r>
        <w:rPr>
          <w:rFonts w:ascii="Times New Roman" w:eastAsia="Times New Roman" w:hAnsi="Times New Roman" w:cs="Times New Roman"/>
          <w:sz w:val="24"/>
          <w:szCs w:val="24"/>
        </w:rPr>
        <w:t xml:space="preserve"> as an electrostatic analyzer (ESA), deflecting particles based on their </w:t>
      </w:r>
      <w:ins w:id="92" w:author="Jamie S. Rankin" w:date="2025-09-15T10:48:00Z" w16du:dateUtc="2025-09-15T14:48:00Z">
        <w:r w:rsidR="0084306E">
          <w:rPr>
            <w:rFonts w:ascii="Times New Roman" w:eastAsia="Times New Roman" w:hAnsi="Times New Roman" w:cs="Times New Roman"/>
            <w:sz w:val="24"/>
            <w:szCs w:val="24"/>
          </w:rPr>
          <w:t xml:space="preserve">energy and </w:t>
        </w:r>
      </w:ins>
      <w:r>
        <w:rPr>
          <w:rFonts w:ascii="Times New Roman" w:eastAsia="Times New Roman" w:hAnsi="Times New Roman" w:cs="Times New Roman"/>
          <w:sz w:val="24"/>
          <w:szCs w:val="24"/>
        </w:rPr>
        <w:t>charge</w:t>
      </w:r>
      <w:ins w:id="93" w:author="Jamie S. Rankin" w:date="2025-09-15T10:47:00Z" w16du:dateUtc="2025-09-15T14:47:00Z">
        <w:r w:rsidR="0084306E">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w:t>
      </w:r>
      <w:del w:id="94" w:author="Jamie S. Rankin" w:date="2025-09-15T10:47:00Z" w16du:dateUtc="2025-09-15T14:47:00Z">
        <w:r w:rsidDel="0084306E">
          <w:rPr>
            <w:rFonts w:ascii="Times New Roman" w:eastAsia="Times New Roman" w:hAnsi="Times New Roman" w:cs="Times New Roman"/>
            <w:sz w:val="24"/>
            <w:szCs w:val="24"/>
          </w:rPr>
          <w:delText>and</w:delText>
        </w:r>
      </w:del>
      <w:ins w:id="95" w:author="Jamie S. Rankin" w:date="2025-09-15T10:47:00Z" w16du:dateUtc="2025-09-15T14:47:00Z">
        <w:r w:rsidR="0084306E">
          <w:rPr>
            <w:rFonts w:ascii="Times New Roman" w:eastAsia="Times New Roman" w:hAnsi="Times New Roman" w:cs="Times New Roman"/>
            <w:sz w:val="24"/>
            <w:szCs w:val="24"/>
          </w:rPr>
          <w:t>This</w:t>
        </w:r>
      </w:ins>
      <w:r>
        <w:rPr>
          <w:rFonts w:ascii="Times New Roman" w:eastAsia="Times New Roman" w:hAnsi="Times New Roman" w:cs="Times New Roman"/>
          <w:sz w:val="24"/>
          <w:szCs w:val="24"/>
        </w:rPr>
        <w:t xml:space="preserve"> creat</w:t>
      </w:r>
      <w:ins w:id="96" w:author="Jamie S. Rankin" w:date="2025-09-15T10:47:00Z" w16du:dateUtc="2025-09-15T14:47:00Z">
        <w:r w:rsidR="0084306E">
          <w:rPr>
            <w:rFonts w:ascii="Times New Roman" w:eastAsia="Times New Roman" w:hAnsi="Times New Roman" w:cs="Times New Roman"/>
            <w:sz w:val="24"/>
            <w:szCs w:val="24"/>
          </w:rPr>
          <w:t>es</w:t>
        </w:r>
      </w:ins>
      <w:del w:id="97" w:author="Jamie S. Rankin" w:date="2025-09-15T10:47:00Z" w16du:dateUtc="2025-09-15T14:47:00Z">
        <w:r w:rsidDel="0084306E">
          <w:rPr>
            <w:rFonts w:ascii="Times New Roman" w:eastAsia="Times New Roman" w:hAnsi="Times New Roman" w:cs="Times New Roman"/>
            <w:sz w:val="24"/>
            <w:szCs w:val="24"/>
          </w:rPr>
          <w:delText>ing</w:delText>
        </w:r>
      </w:del>
      <w:r>
        <w:rPr>
          <w:rFonts w:ascii="Times New Roman" w:eastAsia="Times New Roman" w:hAnsi="Times New Roman" w:cs="Times New Roman"/>
          <w:sz w:val="24"/>
          <w:szCs w:val="24"/>
        </w:rPr>
        <w:t xml:space="preserve"> a visual distribution on the MCP </w:t>
      </w:r>
      <w:del w:id="98" w:author="Jamie S. Rankin" w:date="2025-09-15T10:49:00Z" w16du:dateUtc="2025-09-15T14:49:00Z">
        <w:r w:rsidDel="0084306E">
          <w:rPr>
            <w:rFonts w:ascii="Times New Roman" w:eastAsia="Times New Roman" w:hAnsi="Times New Roman" w:cs="Times New Roman"/>
            <w:sz w:val="24"/>
            <w:szCs w:val="24"/>
          </w:rPr>
          <w:delText>of particles based on charge</w:delText>
        </w:r>
      </w:del>
      <w:ins w:id="99" w:author="Jamie S. Rankin" w:date="2025-09-15T10:49:00Z" w16du:dateUtc="2025-09-15T14:49:00Z">
        <w:r w:rsidR="0084306E">
          <w:rPr>
            <w:rFonts w:ascii="Times New Roman" w:eastAsia="Times New Roman" w:hAnsi="Times New Roman" w:cs="Times New Roman"/>
            <w:sz w:val="24"/>
            <w:szCs w:val="24"/>
          </w:rPr>
          <w:t xml:space="preserve">which can be used to quantify how many of the particles </w:t>
        </w:r>
      </w:ins>
      <w:ins w:id="100" w:author="Jamie S. Rankin" w:date="2025-09-15T10:50:00Z" w16du:dateUtc="2025-09-15T14:50:00Z">
        <w:r w:rsidR="0084306E">
          <w:rPr>
            <w:rFonts w:ascii="Times New Roman" w:eastAsia="Times New Roman" w:hAnsi="Times New Roman" w:cs="Times New Roman"/>
            <w:sz w:val="24"/>
            <w:szCs w:val="24"/>
          </w:rPr>
          <w:t xml:space="preserve">emitted from the foil came off as negatively charged, positively charged, or neutral. </w:t>
        </w:r>
      </w:ins>
      <w:del w:id="101" w:author="Jamie S. Rankin" w:date="2025-09-15T10:47:00Z" w16du:dateUtc="2025-09-15T14:47:00Z">
        <w:r w:rsidDel="0084306E">
          <w:rPr>
            <w:rFonts w:ascii="Times New Roman" w:eastAsia="Times New Roman" w:hAnsi="Times New Roman" w:cs="Times New Roman"/>
            <w:sz w:val="24"/>
            <w:szCs w:val="24"/>
          </w:rPr>
          <w:delText xml:space="preserve">, or </w:delText>
        </w:r>
      </w:del>
      <w:ins w:id="102" w:author="Jamie S. Rankin" w:date="2025-09-15T10:50:00Z" w16du:dateUtc="2025-09-15T14:50:00Z">
        <w:r w:rsidR="0084306E">
          <w:rPr>
            <w:rFonts w:ascii="Times New Roman" w:eastAsia="Times New Roman" w:hAnsi="Times New Roman" w:cs="Times New Roman"/>
            <w:sz w:val="24"/>
            <w:szCs w:val="24"/>
          </w:rPr>
          <w:t>W</w:t>
        </w:r>
      </w:ins>
      <w:ins w:id="103" w:author="Jamie S. Rankin" w:date="2025-09-15T10:47:00Z" w16du:dateUtc="2025-09-15T14:47:00Z">
        <w:r w:rsidR="0084306E">
          <w:rPr>
            <w:rFonts w:ascii="Times New Roman" w:eastAsia="Times New Roman" w:hAnsi="Times New Roman" w:cs="Times New Roman"/>
            <w:sz w:val="24"/>
            <w:szCs w:val="24"/>
          </w:rPr>
          <w:t>hen necessary</w:t>
        </w:r>
      </w:ins>
      <w:ins w:id="104" w:author="Jamie S. Rankin" w:date="2025-09-15T10:50:00Z" w16du:dateUtc="2025-09-15T14:50:00Z">
        <w:r w:rsidR="0084306E">
          <w:rPr>
            <w:rFonts w:ascii="Times New Roman" w:eastAsia="Times New Roman" w:hAnsi="Times New Roman" w:cs="Times New Roman"/>
            <w:sz w:val="24"/>
            <w:szCs w:val="24"/>
          </w:rPr>
          <w:t>, this ESA gate</w:t>
        </w:r>
      </w:ins>
      <w:ins w:id="105" w:author="Jamie S. Rankin" w:date="2025-09-15T10:47:00Z" w16du:dateUtc="2025-09-15T14:47:00Z">
        <w:r w:rsidR="0084306E">
          <w:rPr>
            <w:rFonts w:ascii="Times New Roman" w:eastAsia="Times New Roman" w:hAnsi="Times New Roman" w:cs="Times New Roman"/>
            <w:sz w:val="24"/>
            <w:szCs w:val="24"/>
          </w:rPr>
          <w:t xml:space="preserve"> can also </w:t>
        </w:r>
      </w:ins>
      <w:r>
        <w:rPr>
          <w:rFonts w:ascii="Times New Roman" w:eastAsia="Times New Roman" w:hAnsi="Times New Roman" w:cs="Times New Roman"/>
          <w:sz w:val="24"/>
          <w:szCs w:val="24"/>
        </w:rPr>
        <w:t>filter</w:t>
      </w:r>
      <w:del w:id="106" w:author="Jamie S. Rankin" w:date="2025-09-15T10:47:00Z" w16du:dateUtc="2025-09-15T14:47:00Z">
        <w:r w:rsidDel="0084306E">
          <w:rPr>
            <w:rFonts w:ascii="Times New Roman" w:eastAsia="Times New Roman" w:hAnsi="Times New Roman" w:cs="Times New Roman"/>
            <w:sz w:val="24"/>
            <w:szCs w:val="24"/>
          </w:rPr>
          <w:delText>ing</w:delText>
        </w:r>
      </w:del>
      <w:r>
        <w:rPr>
          <w:rFonts w:ascii="Times New Roman" w:eastAsia="Times New Roman" w:hAnsi="Times New Roman" w:cs="Times New Roman"/>
          <w:sz w:val="24"/>
          <w:szCs w:val="24"/>
        </w:rPr>
        <w:t xml:space="preserve"> out particles to only look at one specific energy</w:t>
      </w:r>
      <w:ins w:id="107" w:author="Jamie S. Rankin" w:date="2025-09-15T10:50:00Z" w16du:dateUtc="2025-09-15T14:50:00Z">
        <w:r w:rsidR="0084306E">
          <w:rPr>
            <w:rFonts w:ascii="Times New Roman" w:eastAsia="Times New Roman" w:hAnsi="Times New Roman" w:cs="Times New Roman"/>
            <w:sz w:val="24"/>
            <w:szCs w:val="24"/>
          </w:rPr>
          <w:t xml:space="preserve"> at a time</w:t>
        </w:r>
      </w:ins>
      <w:r>
        <w:rPr>
          <w:rFonts w:ascii="Times New Roman" w:eastAsia="Times New Roman" w:hAnsi="Times New Roman" w:cs="Times New Roman"/>
          <w:sz w:val="24"/>
          <w:szCs w:val="24"/>
        </w:rPr>
        <w:t xml:space="preserve">. </w:t>
      </w:r>
    </w:p>
    <w:p w14:paraId="00000007" w14:textId="538234E7" w:rsidR="00D11FA1" w:rsidRDefault="00000000" w:rsidP="00D02624">
      <w:pPr>
        <w:ind w:firstLine="720"/>
        <w:jc w:val="both"/>
        <w:rPr>
          <w:rFonts w:ascii="Times New Roman" w:eastAsia="Times New Roman" w:hAnsi="Times New Roman" w:cs="Times New Roman"/>
          <w:sz w:val="24"/>
          <w:szCs w:val="24"/>
        </w:rPr>
        <w:pPrChange w:id="108" w:author="Leng Ying Khoo" w:date="2025-09-16T15:16:00Z" w16du:dateUtc="2025-09-16T19:16:00Z">
          <w:pPr>
            <w:ind w:firstLine="720"/>
          </w:pPr>
        </w:pPrChange>
      </w:pPr>
      <w:commentRangeStart w:id="109"/>
      <w:r>
        <w:rPr>
          <w:rFonts w:ascii="Times New Roman" w:eastAsia="Times New Roman" w:hAnsi="Times New Roman" w:cs="Times New Roman"/>
          <w:sz w:val="24"/>
          <w:szCs w:val="24"/>
        </w:rPr>
        <w:t xml:space="preserve">There are some flaws </w:t>
      </w:r>
      <w:commentRangeEnd w:id="109"/>
      <w:r w:rsidR="005701CC">
        <w:rPr>
          <w:rStyle w:val="CommentReference"/>
        </w:rPr>
        <w:commentReference w:id="109"/>
      </w:r>
      <w:r>
        <w:rPr>
          <w:rFonts w:ascii="Times New Roman" w:eastAsia="Times New Roman" w:hAnsi="Times New Roman" w:cs="Times New Roman"/>
          <w:sz w:val="24"/>
          <w:szCs w:val="24"/>
        </w:rPr>
        <w:t>with the AST250/251 design</w:t>
      </w:r>
      <w:del w:id="110" w:author="Jamie S. Rankin" w:date="2025-09-15T10:51:00Z" w16du:dateUtc="2025-09-15T14:51:00Z">
        <w:r w:rsidDel="0084306E">
          <w:rPr>
            <w:rFonts w:ascii="Times New Roman" w:eastAsia="Times New Roman" w:hAnsi="Times New Roman" w:cs="Times New Roman"/>
            <w:sz w:val="24"/>
            <w:szCs w:val="24"/>
          </w:rPr>
          <w:delText>,</w:delText>
        </w:r>
      </w:del>
      <w:ins w:id="111" w:author="Jamie S. Rankin" w:date="2025-09-15T10:51:00Z" w16du:dateUtc="2025-09-15T14:51:00Z">
        <w:r w:rsidR="0084306E">
          <w:rPr>
            <w:rFonts w:ascii="Times New Roman" w:eastAsia="Times New Roman" w:hAnsi="Times New Roman" w:cs="Times New Roman"/>
            <w:sz w:val="24"/>
            <w:szCs w:val="24"/>
          </w:rPr>
          <w:t xml:space="preserve"> that</w:t>
        </w:r>
      </w:ins>
      <w:r>
        <w:rPr>
          <w:rFonts w:ascii="Times New Roman" w:eastAsia="Times New Roman" w:hAnsi="Times New Roman" w:cs="Times New Roman"/>
          <w:sz w:val="24"/>
          <w:szCs w:val="24"/>
        </w:rPr>
        <w:t xml:space="preserve"> primarily</w:t>
      </w:r>
      <w:ins w:id="112" w:author="Jamie S. Rankin" w:date="2025-09-15T10:51:00Z" w16du:dateUtc="2025-09-15T14:51:00Z">
        <w:r w:rsidR="0084306E">
          <w:rPr>
            <w:rFonts w:ascii="Times New Roman" w:eastAsia="Times New Roman" w:hAnsi="Times New Roman" w:cs="Times New Roman"/>
            <w:sz w:val="24"/>
            <w:szCs w:val="24"/>
          </w:rPr>
          <w:t xml:space="preserve"> relate to</w:t>
        </w:r>
      </w:ins>
      <w:r>
        <w:rPr>
          <w:rFonts w:ascii="Times New Roman" w:eastAsia="Times New Roman" w:hAnsi="Times New Roman" w:cs="Times New Roman"/>
          <w:sz w:val="24"/>
          <w:szCs w:val="24"/>
        </w:rPr>
        <w:t xml:space="preserve"> the actuation method, which cannot precisely control the position of the pinhole and carbon foils </w:t>
      </w:r>
      <w:ins w:id="113" w:author="Jamie S. Rankin" w:date="2025-09-15T10:52:00Z" w16du:dateUtc="2025-09-15T14:52:00Z">
        <w:r w:rsidR="0084306E">
          <w:rPr>
            <w:rFonts w:ascii="Times New Roman" w:eastAsia="Times New Roman" w:hAnsi="Times New Roman" w:cs="Times New Roman"/>
            <w:sz w:val="24"/>
            <w:szCs w:val="24"/>
          </w:rPr>
          <w:t xml:space="preserve">as is intended </w:t>
        </w:r>
      </w:ins>
      <w:r>
        <w:rPr>
          <w:rFonts w:ascii="Times New Roman" w:eastAsia="Times New Roman" w:hAnsi="Times New Roman" w:cs="Times New Roman"/>
          <w:sz w:val="24"/>
          <w:szCs w:val="24"/>
        </w:rPr>
        <w:t xml:space="preserve">and </w:t>
      </w:r>
      <w:commentRangeStart w:id="114"/>
      <w:r>
        <w:rPr>
          <w:rFonts w:ascii="Times New Roman" w:eastAsia="Times New Roman" w:hAnsi="Times New Roman" w:cs="Times New Roman"/>
          <w:sz w:val="24"/>
          <w:szCs w:val="24"/>
        </w:rPr>
        <w:t xml:space="preserve">is prone to getting stuck, making the device </w:t>
      </w:r>
      <w:del w:id="115" w:author="Leng Ying Khoo" w:date="2025-09-16T15:41:00Z" w16du:dateUtc="2025-09-16T19:41:00Z">
        <w:r w:rsidDel="006A4B78">
          <w:rPr>
            <w:rFonts w:ascii="Times New Roman" w:eastAsia="Times New Roman" w:hAnsi="Times New Roman" w:cs="Times New Roman"/>
            <w:sz w:val="24"/>
            <w:szCs w:val="24"/>
          </w:rPr>
          <w:delText>unreliable</w:delText>
        </w:r>
        <w:commentRangeEnd w:id="114"/>
        <w:r w:rsidR="006A4B78" w:rsidDel="006A4B78">
          <w:rPr>
            <w:rStyle w:val="CommentReference"/>
          </w:rPr>
          <w:commentReference w:id="114"/>
        </w:r>
      </w:del>
      <w:ins w:id="116" w:author="Leng Ying Khoo" w:date="2025-09-16T15:41:00Z" w16du:dateUtc="2025-09-16T19:41:00Z">
        <w:r w:rsidR="006A4B78">
          <w:rPr>
            <w:rFonts w:ascii="Times New Roman" w:eastAsia="Times New Roman" w:hAnsi="Times New Roman" w:cs="Times New Roman"/>
            <w:sz w:val="24"/>
            <w:szCs w:val="24"/>
          </w:rPr>
          <w:t>unreliable</w:t>
        </w:r>
      </w:ins>
      <w:r>
        <w:rPr>
          <w:rFonts w:ascii="Times New Roman" w:eastAsia="Times New Roman" w:hAnsi="Times New Roman" w:cs="Times New Roman"/>
          <w:sz w:val="24"/>
          <w:szCs w:val="24"/>
        </w:rPr>
        <w:t xml:space="preserve">. The entire device is also tilted at a </w:t>
      </w:r>
      <w:del w:id="117" w:author="Jamie S. Rankin" w:date="2025-09-15T10:45:00Z" w16du:dateUtc="2025-09-15T14:45:00Z">
        <w:r w:rsidDel="0084306E">
          <w:rPr>
            <w:rFonts w:ascii="Times New Roman" w:eastAsia="Times New Roman" w:hAnsi="Times New Roman" w:cs="Times New Roman"/>
            <w:sz w:val="24"/>
            <w:szCs w:val="24"/>
          </w:rPr>
          <w:delText>45 degree</w:delText>
        </w:r>
      </w:del>
      <w:ins w:id="118" w:author="Jamie S. Rankin" w:date="2025-09-15T10:45:00Z" w16du:dateUtc="2025-09-15T14:45:00Z">
        <w:r w:rsidR="0084306E">
          <w:rPr>
            <w:rFonts w:ascii="Times New Roman" w:eastAsia="Times New Roman" w:hAnsi="Times New Roman" w:cs="Times New Roman"/>
            <w:sz w:val="24"/>
            <w:szCs w:val="24"/>
          </w:rPr>
          <w:t>45-degree</w:t>
        </w:r>
      </w:ins>
      <w:r>
        <w:rPr>
          <w:rFonts w:ascii="Times New Roman" w:eastAsia="Times New Roman" w:hAnsi="Times New Roman" w:cs="Times New Roman"/>
          <w:sz w:val="24"/>
          <w:szCs w:val="24"/>
        </w:rPr>
        <w:t xml:space="preserve"> angle to facilitate retraction of the linear actuators which are only controllable in the extend</w:t>
      </w:r>
      <w:ins w:id="119" w:author="Jamie S. Rankin" w:date="2025-09-15T10:52:00Z" w16du:dateUtc="2025-09-15T14:52:00Z">
        <w:r w:rsidR="0084306E">
          <w:rPr>
            <w:rFonts w:ascii="Times New Roman" w:eastAsia="Times New Roman" w:hAnsi="Times New Roman" w:cs="Times New Roman"/>
            <w:sz w:val="24"/>
            <w:szCs w:val="24"/>
          </w:rPr>
          <w:t>ed</w:t>
        </w:r>
      </w:ins>
      <w:r>
        <w:rPr>
          <w:rFonts w:ascii="Times New Roman" w:eastAsia="Times New Roman" w:hAnsi="Times New Roman" w:cs="Times New Roman"/>
          <w:sz w:val="24"/>
          <w:szCs w:val="24"/>
        </w:rPr>
        <w:t xml:space="preserve"> direction, </w:t>
      </w:r>
      <w:del w:id="120" w:author="Jamie S. Rankin" w:date="2025-09-15T10:52:00Z" w16du:dateUtc="2025-09-15T14:52:00Z">
        <w:r w:rsidDel="0084306E">
          <w:rPr>
            <w:rFonts w:ascii="Times New Roman" w:eastAsia="Times New Roman" w:hAnsi="Times New Roman" w:cs="Times New Roman"/>
            <w:sz w:val="24"/>
            <w:szCs w:val="24"/>
          </w:rPr>
          <w:delText>but even with this change, the retraction of the actuators is still unreliable</w:delText>
        </w:r>
      </w:del>
      <w:ins w:id="121" w:author="Jamie S. Rankin" w:date="2025-09-15T10:52:00Z" w16du:dateUtc="2025-09-15T14:52:00Z">
        <w:r w:rsidR="0084306E">
          <w:rPr>
            <w:rFonts w:ascii="Times New Roman" w:eastAsia="Times New Roman" w:hAnsi="Times New Roman" w:cs="Times New Roman"/>
            <w:sz w:val="24"/>
            <w:szCs w:val="24"/>
          </w:rPr>
          <w:t>which poses challenges for</w:t>
        </w:r>
      </w:ins>
      <w:ins w:id="122" w:author="Jamie S. Rankin" w:date="2025-09-15T10:53:00Z" w16du:dateUtc="2025-09-15T14:53:00Z">
        <w:r w:rsidR="0084306E">
          <w:rPr>
            <w:rFonts w:ascii="Times New Roman" w:eastAsia="Times New Roman" w:hAnsi="Times New Roman" w:cs="Times New Roman"/>
            <w:sz w:val="24"/>
            <w:szCs w:val="24"/>
          </w:rPr>
          <w:t xml:space="preserve"> experimental</w:t>
        </w:r>
      </w:ins>
      <w:ins w:id="123" w:author="Jamie S. Rankin" w:date="2025-09-15T10:52:00Z" w16du:dateUtc="2025-09-15T14:52:00Z">
        <w:r w:rsidR="0084306E">
          <w:rPr>
            <w:rFonts w:ascii="Times New Roman" w:eastAsia="Times New Roman" w:hAnsi="Times New Roman" w:cs="Times New Roman"/>
            <w:sz w:val="24"/>
            <w:szCs w:val="24"/>
          </w:rPr>
          <w:t xml:space="preserve"> reproducibility and also needs to be re-examined</w:t>
        </w:r>
      </w:ins>
      <w:r>
        <w:rPr>
          <w:rFonts w:ascii="Times New Roman" w:eastAsia="Times New Roman" w:hAnsi="Times New Roman" w:cs="Times New Roman"/>
          <w:sz w:val="24"/>
          <w:szCs w:val="24"/>
        </w:rPr>
        <w:t xml:space="preserve">. [INSTRUMENT NAME] will improve upon the AST250/251 instrument mechanically by implementing a different actuation mechanism, possibly a rotating wheel rather than linear actuators. A </w:t>
      </w:r>
      <w:commentRangeStart w:id="124"/>
      <w:r>
        <w:rPr>
          <w:rFonts w:ascii="Times New Roman" w:eastAsia="Times New Roman" w:hAnsi="Times New Roman" w:cs="Times New Roman"/>
          <w:sz w:val="24"/>
          <w:szCs w:val="24"/>
        </w:rPr>
        <w:t xml:space="preserve">new concentric ESA </w:t>
      </w:r>
      <w:commentRangeEnd w:id="124"/>
      <w:r w:rsidR="000F1268">
        <w:rPr>
          <w:rStyle w:val="CommentReference"/>
        </w:rPr>
        <w:commentReference w:id="124"/>
      </w:r>
      <w:r>
        <w:rPr>
          <w:rFonts w:ascii="Times New Roman" w:eastAsia="Times New Roman" w:hAnsi="Times New Roman" w:cs="Times New Roman"/>
          <w:sz w:val="24"/>
          <w:szCs w:val="24"/>
        </w:rPr>
        <w:t xml:space="preserve">will also be designed to replace the existing metal gate ESA because the metal gate design shapes the paths of ions in a rectangular pattern, resulting in </w:t>
      </w:r>
      <w:del w:id="125" w:author="Leng Ying Khoo" w:date="2025-09-16T15:27:00Z" w16du:dateUtc="2025-09-16T19:27:00Z">
        <w:r w:rsidDel="003F385B">
          <w:rPr>
            <w:rFonts w:ascii="Times New Roman" w:eastAsia="Times New Roman" w:hAnsi="Times New Roman" w:cs="Times New Roman"/>
            <w:sz w:val="24"/>
            <w:szCs w:val="24"/>
          </w:rPr>
          <w:delText>lost data</w:delText>
        </w:r>
      </w:del>
      <w:ins w:id="126" w:author="Leng Ying Khoo" w:date="2025-09-16T15:27:00Z" w16du:dateUtc="2025-09-16T19:27:00Z">
        <w:r w:rsidR="003F385B">
          <w:rPr>
            <w:rFonts w:ascii="Times New Roman" w:eastAsia="Times New Roman" w:hAnsi="Times New Roman" w:cs="Times New Roman"/>
            <w:sz w:val="24"/>
            <w:szCs w:val="24"/>
          </w:rPr>
          <w:t>particles loss</w:t>
        </w:r>
      </w:ins>
      <w:r>
        <w:rPr>
          <w:rFonts w:ascii="Times New Roman" w:eastAsia="Times New Roman" w:hAnsi="Times New Roman" w:cs="Times New Roman"/>
          <w:sz w:val="24"/>
          <w:szCs w:val="24"/>
        </w:rPr>
        <w:t xml:space="preserve"> when the particles collide with the MCP which has a circular aperture. Building upon the AST250/251 design, to meet the goals of this research, </w:t>
      </w:r>
      <w:commentRangeStart w:id="127"/>
      <w:r>
        <w:rPr>
          <w:rFonts w:ascii="Times New Roman" w:eastAsia="Times New Roman" w:hAnsi="Times New Roman" w:cs="Times New Roman"/>
          <w:sz w:val="24"/>
          <w:szCs w:val="24"/>
        </w:rPr>
        <w:t>a channel electron multiplier (CEM) and new ion optics will be added to the design to take secondary electron measurements</w:t>
      </w:r>
      <w:commentRangeEnd w:id="127"/>
      <w:r w:rsidR="000F1268">
        <w:rPr>
          <w:rStyle w:val="CommentReference"/>
        </w:rPr>
        <w:commentReference w:id="127"/>
      </w:r>
      <w:r>
        <w:rPr>
          <w:rFonts w:ascii="Times New Roman" w:eastAsia="Times New Roman" w:hAnsi="Times New Roman" w:cs="Times New Roman"/>
          <w:sz w:val="24"/>
          <w:szCs w:val="24"/>
        </w:rPr>
        <w:t>. CEMs multiply 1 electron to ~10</w:t>
      </w:r>
      <w:r>
        <w:rPr>
          <w:rFonts w:ascii="Times New Roman" w:eastAsia="Times New Roman" w:hAnsi="Times New Roman" w:cs="Times New Roman"/>
          <w:sz w:val="24"/>
          <w:szCs w:val="24"/>
          <w:vertAlign w:val="superscript"/>
        </w:rPr>
        <w:t>7</w:t>
      </w:r>
      <w:r>
        <w:rPr>
          <w:rFonts w:ascii="Times New Roman" w:eastAsia="Times New Roman" w:hAnsi="Times New Roman" w:cs="Times New Roman"/>
          <w:sz w:val="24"/>
          <w:szCs w:val="24"/>
        </w:rPr>
        <w:t>-10</w:t>
      </w:r>
      <w:r>
        <w:rPr>
          <w:rFonts w:ascii="Times New Roman" w:eastAsia="Times New Roman" w:hAnsi="Times New Roman" w:cs="Times New Roman"/>
          <w:sz w:val="24"/>
          <w:szCs w:val="24"/>
          <w:vertAlign w:val="superscript"/>
        </w:rPr>
        <w:t>8</w:t>
      </w:r>
      <w:r>
        <w:rPr>
          <w:rFonts w:ascii="Times New Roman" w:eastAsia="Times New Roman" w:hAnsi="Times New Roman" w:cs="Times New Roman"/>
          <w:sz w:val="24"/>
          <w:szCs w:val="24"/>
        </w:rPr>
        <w:t xml:space="preserve"> electrons, essentially creating a cascade of electrons with enough charge to be turned into a detectable signal.</w:t>
      </w:r>
    </w:p>
    <w:p w14:paraId="00000008" w14:textId="0D5E3682" w:rsidR="00D11FA1" w:rsidRDefault="00000000" w:rsidP="00D02624">
      <w:pPr>
        <w:ind w:firstLine="720"/>
        <w:jc w:val="both"/>
        <w:rPr>
          <w:rFonts w:ascii="Times New Roman" w:eastAsia="Times New Roman" w:hAnsi="Times New Roman" w:cs="Times New Roman"/>
          <w:sz w:val="24"/>
          <w:szCs w:val="24"/>
        </w:rPr>
        <w:pPrChange w:id="128" w:author="Leng Ying Khoo" w:date="2025-09-16T15:16:00Z" w16du:dateUtc="2025-09-16T19:16:00Z">
          <w:pPr>
            <w:ind w:firstLine="720"/>
          </w:pPr>
        </w:pPrChange>
      </w:pPr>
      <w:r>
        <w:rPr>
          <w:rFonts w:ascii="Times New Roman" w:eastAsia="Times New Roman" w:hAnsi="Times New Roman" w:cs="Times New Roman"/>
          <w:sz w:val="24"/>
          <w:szCs w:val="24"/>
        </w:rPr>
        <w:t xml:space="preserve">For this project, </w:t>
      </w:r>
      <w:proofErr w:type="spellStart"/>
      <w:r>
        <w:rPr>
          <w:rFonts w:ascii="Times New Roman" w:eastAsia="Times New Roman" w:hAnsi="Times New Roman" w:cs="Times New Roman"/>
          <w:sz w:val="24"/>
          <w:szCs w:val="24"/>
        </w:rPr>
        <w:t>Solidworks</w:t>
      </w:r>
      <w:proofErr w:type="spellEnd"/>
      <w:r>
        <w:rPr>
          <w:rFonts w:ascii="Times New Roman" w:eastAsia="Times New Roman" w:hAnsi="Times New Roman" w:cs="Times New Roman"/>
          <w:sz w:val="24"/>
          <w:szCs w:val="24"/>
        </w:rPr>
        <w:t xml:space="preserve"> CAD software will be used to mechanically design [INSTRUMENT NAME] and files from </w:t>
      </w:r>
      <w:proofErr w:type="spellStart"/>
      <w:r>
        <w:rPr>
          <w:rFonts w:ascii="Times New Roman" w:eastAsia="Times New Roman" w:hAnsi="Times New Roman" w:cs="Times New Roman"/>
          <w:sz w:val="24"/>
          <w:szCs w:val="24"/>
        </w:rPr>
        <w:t>Solidworks</w:t>
      </w:r>
      <w:proofErr w:type="spellEnd"/>
      <w:r>
        <w:rPr>
          <w:rFonts w:ascii="Times New Roman" w:eastAsia="Times New Roman" w:hAnsi="Times New Roman" w:cs="Times New Roman"/>
          <w:sz w:val="24"/>
          <w:szCs w:val="24"/>
        </w:rPr>
        <w:t xml:space="preserve"> will be exported to Ansys for analysis and SIMION for </w:t>
      </w:r>
      <w:commentRangeStart w:id="129"/>
      <w:del w:id="130" w:author="Jamie S. Rankin" w:date="2025-09-15T10:54:00Z" w16du:dateUtc="2025-09-15T14:54:00Z">
        <w:r w:rsidDel="0084306E">
          <w:rPr>
            <w:rFonts w:ascii="Times New Roman" w:eastAsia="Times New Roman" w:hAnsi="Times New Roman" w:cs="Times New Roman"/>
            <w:sz w:val="24"/>
            <w:szCs w:val="24"/>
          </w:rPr>
          <w:delText>ion</w:delText>
        </w:r>
      </w:del>
      <w:commentRangeEnd w:id="129"/>
      <w:r w:rsidR="0084306E">
        <w:rPr>
          <w:rStyle w:val="CommentReference"/>
        </w:rPr>
        <w:commentReference w:id="129"/>
      </w:r>
      <w:del w:id="131" w:author="Jamie S. Rankin" w:date="2025-09-15T10:53:00Z" w16du:dateUtc="2025-09-15T14:53:00Z">
        <w:r w:rsidDel="0084306E">
          <w:rPr>
            <w:rFonts w:ascii="Times New Roman" w:eastAsia="Times New Roman" w:hAnsi="Times New Roman" w:cs="Times New Roman"/>
            <w:sz w:val="24"/>
            <w:szCs w:val="24"/>
          </w:rPr>
          <w:delText xml:space="preserve"> </w:delText>
        </w:r>
      </w:del>
      <w:del w:id="132" w:author="Jamie S. Rankin" w:date="2025-09-15T10:54:00Z" w16du:dateUtc="2025-09-15T14:54:00Z">
        <w:r w:rsidDel="0084306E">
          <w:rPr>
            <w:rFonts w:ascii="Times New Roman" w:eastAsia="Times New Roman" w:hAnsi="Times New Roman" w:cs="Times New Roman"/>
            <w:sz w:val="24"/>
            <w:szCs w:val="24"/>
          </w:rPr>
          <w:delText>optics</w:delText>
        </w:r>
      </w:del>
      <w:ins w:id="133" w:author="Jamie S. Rankin" w:date="2025-09-15T10:54:00Z" w16du:dateUtc="2025-09-15T14:54:00Z">
        <w:r w:rsidR="0084306E">
          <w:rPr>
            <w:rFonts w:ascii="Times New Roman" w:eastAsia="Times New Roman" w:hAnsi="Times New Roman" w:cs="Times New Roman"/>
            <w:sz w:val="24"/>
            <w:szCs w:val="24"/>
          </w:rPr>
          <w:t>electro-optical</w:t>
        </w:r>
      </w:ins>
      <w:r>
        <w:rPr>
          <w:rFonts w:ascii="Times New Roman" w:eastAsia="Times New Roman" w:hAnsi="Times New Roman" w:cs="Times New Roman"/>
          <w:sz w:val="24"/>
          <w:szCs w:val="24"/>
        </w:rPr>
        <w:t xml:space="preserve"> simulations. From an educational development perspective, this independent research is an opportunity to improve CAD skills, specifically in Design for Manufacturing (DFM). This project is also an opportunity to learn how to perform simulations in Ansys, including, but not limited to structural FEA and thermal simulations. Lastly, the project will also provide experience with SIMION, specifically in verifying simulation results by comparing them to collected data.</w:t>
      </w:r>
    </w:p>
    <w:p w14:paraId="00000009" w14:textId="27282FA5" w:rsidR="00D11FA1" w:rsidRDefault="00000000" w:rsidP="00D02624">
      <w:pPr>
        <w:ind w:firstLine="720"/>
        <w:jc w:val="both"/>
        <w:rPr>
          <w:rFonts w:ascii="Times New Roman" w:eastAsia="Times New Roman" w:hAnsi="Times New Roman" w:cs="Times New Roman"/>
          <w:sz w:val="24"/>
          <w:szCs w:val="24"/>
        </w:rPr>
        <w:pPrChange w:id="134" w:author="Leng Ying Khoo" w:date="2025-09-16T15:16:00Z" w16du:dateUtc="2025-09-16T19:16:00Z">
          <w:pPr>
            <w:ind w:firstLine="720"/>
          </w:pPr>
        </w:pPrChange>
      </w:pPr>
      <w:r>
        <w:rPr>
          <w:rFonts w:ascii="Times New Roman" w:eastAsia="Times New Roman" w:hAnsi="Times New Roman" w:cs="Times New Roman"/>
          <w:sz w:val="24"/>
          <w:szCs w:val="24"/>
        </w:rPr>
        <w:t xml:space="preserve">In total, the project duration spans both the Fall 2025 and Spring 2026 semesters. For Fall 2025 the requirements for this project are to (1) complete the redesign of the existing AST250/251 class instrument, (2) achieve a 15% reduction in mass without increasing the volume of the instrument, and (3) test the instrument and achieve a reliability of </w:t>
      </w:r>
      <w:commentRangeStart w:id="135"/>
      <w:r>
        <w:rPr>
          <w:rFonts w:ascii="Times New Roman" w:eastAsia="Times New Roman" w:hAnsi="Times New Roman" w:cs="Times New Roman"/>
          <w:sz w:val="24"/>
          <w:szCs w:val="24"/>
        </w:rPr>
        <w:t>20</w:t>
      </w:r>
      <w:commentRangeEnd w:id="135"/>
      <w:r w:rsidR="00E826E1">
        <w:rPr>
          <w:rStyle w:val="CommentReference"/>
        </w:rPr>
        <w:commentReference w:id="135"/>
      </w:r>
      <w:r>
        <w:rPr>
          <w:rFonts w:ascii="Times New Roman" w:eastAsia="Times New Roman" w:hAnsi="Times New Roman" w:cs="Times New Roman"/>
          <w:sz w:val="24"/>
          <w:szCs w:val="24"/>
        </w:rPr>
        <w:t xml:space="preserve"> consecutive hours in a beamline without a fault. In Spring 2026, with the instrument built, the focus of the research will shift to taking scientific measurements of amorphous carbon foils and FLGs and creating the model that connects the foil’s thickness and composition properties to the data collected by the instrument. The foils will then be taken to Princeton’s Imaging and Analysis Center (IAC) for foil thickness and composition measurements</w:t>
      </w:r>
      <w:ins w:id="136" w:author="Jamie S. Rankin" w:date="2025-09-15T10:57:00Z" w16du:dateUtc="2025-09-15T14:57:00Z">
        <w:r w:rsidR="00E826E1">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w:t>
      </w:r>
      <w:del w:id="137" w:author="Jamie S. Rankin" w:date="2025-09-15T10:57:00Z" w16du:dateUtc="2025-09-15T14:57:00Z">
        <w:r w:rsidDel="00E826E1">
          <w:rPr>
            <w:rFonts w:ascii="Times New Roman" w:eastAsia="Times New Roman" w:hAnsi="Times New Roman" w:cs="Times New Roman"/>
            <w:sz w:val="24"/>
            <w:szCs w:val="24"/>
          </w:rPr>
          <w:delText>and</w:delText>
        </w:r>
      </w:del>
      <w:del w:id="138" w:author="Jamie S. Rankin" w:date="2025-09-15T10:58:00Z" w16du:dateUtc="2025-09-15T14:58:00Z">
        <w:r w:rsidDel="00E826E1">
          <w:rPr>
            <w:rFonts w:ascii="Times New Roman" w:eastAsia="Times New Roman" w:hAnsi="Times New Roman" w:cs="Times New Roman"/>
            <w:sz w:val="24"/>
            <w:szCs w:val="24"/>
          </w:rPr>
          <w:delText xml:space="preserve"> the goal </w:delText>
        </w:r>
      </w:del>
      <w:del w:id="139" w:author="Jamie S. Rankin" w:date="2025-09-15T10:57:00Z" w16du:dateUtc="2025-09-15T14:57:00Z">
        <w:r w:rsidDel="00E826E1">
          <w:rPr>
            <w:rFonts w:ascii="Times New Roman" w:eastAsia="Times New Roman" w:hAnsi="Times New Roman" w:cs="Times New Roman"/>
            <w:sz w:val="24"/>
            <w:szCs w:val="24"/>
          </w:rPr>
          <w:delText>is for the</w:delText>
        </w:r>
      </w:del>
      <w:ins w:id="140" w:author="Jamie S. Rankin" w:date="2025-09-15T10:58:00Z" w16du:dateUtc="2025-09-15T14:58:00Z">
        <w:r w:rsidR="00E826E1">
          <w:rPr>
            <w:rFonts w:ascii="Times New Roman" w:eastAsia="Times New Roman" w:hAnsi="Times New Roman" w:cs="Times New Roman"/>
            <w:sz w:val="24"/>
            <w:szCs w:val="24"/>
          </w:rPr>
          <w:t xml:space="preserve"> in order to</w:t>
        </w:r>
      </w:ins>
      <w:ins w:id="141" w:author="Jamie S. Rankin" w:date="2025-09-15T10:57:00Z" w16du:dateUtc="2025-09-15T14:57:00Z">
        <w:r w:rsidR="00E826E1">
          <w:rPr>
            <w:rFonts w:ascii="Times New Roman" w:eastAsia="Times New Roman" w:hAnsi="Times New Roman" w:cs="Times New Roman"/>
            <w:sz w:val="24"/>
            <w:szCs w:val="24"/>
          </w:rPr>
          <w:t xml:space="preserve"> </w:t>
        </w:r>
      </w:ins>
      <w:ins w:id="142" w:author="Jamie S. Rankin" w:date="2025-09-15T10:58:00Z" w16du:dateUtc="2025-09-15T14:58:00Z">
        <w:r w:rsidR="00E826E1">
          <w:rPr>
            <w:rFonts w:ascii="Times New Roman" w:eastAsia="Times New Roman" w:hAnsi="Times New Roman" w:cs="Times New Roman"/>
            <w:sz w:val="24"/>
            <w:szCs w:val="24"/>
          </w:rPr>
          <w:t>quantify the agreement between the</w:t>
        </w:r>
      </w:ins>
      <w:r>
        <w:rPr>
          <w:rFonts w:ascii="Times New Roman" w:eastAsia="Times New Roman" w:hAnsi="Times New Roman" w:cs="Times New Roman"/>
          <w:sz w:val="24"/>
          <w:szCs w:val="24"/>
        </w:rPr>
        <w:t xml:space="preserve"> model </w:t>
      </w:r>
      <w:del w:id="143" w:author="Jamie S. Rankin" w:date="2025-09-15T10:58:00Z" w16du:dateUtc="2025-09-15T14:58:00Z">
        <w:r w:rsidDel="00E826E1">
          <w:rPr>
            <w:rFonts w:ascii="Times New Roman" w:eastAsia="Times New Roman" w:hAnsi="Times New Roman" w:cs="Times New Roman"/>
            <w:sz w:val="24"/>
            <w:szCs w:val="24"/>
          </w:rPr>
          <w:delText>to agree with the</w:delText>
        </w:r>
      </w:del>
      <w:ins w:id="144" w:author="Jamie S. Rankin" w:date="2025-09-15T10:58:00Z" w16du:dateUtc="2025-09-15T14:58:00Z">
        <w:r w:rsidR="00E826E1">
          <w:rPr>
            <w:rFonts w:ascii="Times New Roman" w:eastAsia="Times New Roman" w:hAnsi="Times New Roman" w:cs="Times New Roman"/>
            <w:sz w:val="24"/>
            <w:szCs w:val="24"/>
          </w:rPr>
          <w:t>and</w:t>
        </w:r>
      </w:ins>
      <w:r>
        <w:rPr>
          <w:rFonts w:ascii="Times New Roman" w:eastAsia="Times New Roman" w:hAnsi="Times New Roman" w:cs="Times New Roman"/>
          <w:sz w:val="24"/>
          <w:szCs w:val="24"/>
        </w:rPr>
        <w:t xml:space="preserve"> IAC measurements</w:t>
      </w:r>
      <w:ins w:id="145" w:author="Jamie S. Rankin" w:date="2025-09-15T10:58:00Z" w16du:dateUtc="2025-09-15T14:58:00Z">
        <w:r w:rsidR="00E826E1">
          <w:rPr>
            <w:rFonts w:ascii="Times New Roman" w:eastAsia="Times New Roman" w:hAnsi="Times New Roman" w:cs="Times New Roman"/>
            <w:sz w:val="24"/>
            <w:szCs w:val="24"/>
          </w:rPr>
          <w:t>, with a goal of achieving agreement</w:t>
        </w:r>
      </w:ins>
      <w:r>
        <w:rPr>
          <w:rFonts w:ascii="Times New Roman" w:eastAsia="Times New Roman" w:hAnsi="Times New Roman" w:cs="Times New Roman"/>
          <w:sz w:val="24"/>
          <w:szCs w:val="24"/>
        </w:rPr>
        <w:t xml:space="preserve"> </w:t>
      </w:r>
      <w:ins w:id="146" w:author="Jamie S. Rankin" w:date="2025-09-15T10:58:00Z" w16du:dateUtc="2025-09-15T14:58:00Z">
        <w:r w:rsidR="00E826E1">
          <w:rPr>
            <w:rFonts w:ascii="Times New Roman" w:eastAsia="Times New Roman" w:hAnsi="Times New Roman" w:cs="Times New Roman"/>
            <w:sz w:val="24"/>
            <w:szCs w:val="24"/>
          </w:rPr>
          <w:t xml:space="preserve">to </w:t>
        </w:r>
      </w:ins>
      <w:r>
        <w:rPr>
          <w:rFonts w:ascii="Times New Roman" w:eastAsia="Times New Roman" w:hAnsi="Times New Roman" w:cs="Times New Roman"/>
          <w:sz w:val="24"/>
          <w:szCs w:val="24"/>
        </w:rPr>
        <w:t xml:space="preserve">within 10%. </w:t>
      </w:r>
    </w:p>
    <w:p w14:paraId="0000000A" w14:textId="7B9E24AC" w:rsidR="00D11FA1" w:rsidRDefault="00000000" w:rsidP="00D02624">
      <w:pPr>
        <w:ind w:firstLine="720"/>
        <w:jc w:val="both"/>
        <w:rPr>
          <w:rFonts w:ascii="Times New Roman" w:eastAsia="Times New Roman" w:hAnsi="Times New Roman" w:cs="Times New Roman"/>
          <w:sz w:val="24"/>
          <w:szCs w:val="24"/>
        </w:rPr>
        <w:pPrChange w:id="147" w:author="Leng Ying Khoo" w:date="2025-09-16T15:16:00Z" w16du:dateUtc="2025-09-16T19:16:00Z">
          <w:pPr>
            <w:ind w:firstLine="720"/>
          </w:pPr>
        </w:pPrChange>
      </w:pPr>
      <w:r>
        <w:rPr>
          <w:rFonts w:ascii="Times New Roman" w:eastAsia="Times New Roman" w:hAnsi="Times New Roman" w:cs="Times New Roman"/>
          <w:sz w:val="24"/>
          <w:szCs w:val="24"/>
        </w:rPr>
        <w:lastRenderedPageBreak/>
        <w:t>In terms of project management</w:t>
      </w:r>
      <w:ins w:id="148" w:author="Jamie S. Rankin" w:date="2025-09-15T10:59:00Z" w16du:dateUtc="2025-09-15T14:59:00Z">
        <w:r w:rsidR="00E826E1">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this research involves a weekly advisor-student meeting to ensure continuous satisfactory progress, attendance at the Space Physics Lab weekly standup at 8AM on the first day of the week, and scheduled time to work in the lab from 1PM-5PM on Thursdays and 8:30AM-5PM on Fridays. </w:t>
      </w:r>
    </w:p>
    <w:sectPr w:rsidR="00D11FA1">
      <w:headerReference w:type="default" r:id="rId11"/>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5" w:author="William Li" w:date="2025-09-12T12:58:00Z" w:initials="">
    <w:p w14:paraId="00000010" w14:textId="77777777" w:rsidR="00D11FA1" w:rsidRDefault="00000000">
      <w:pPr>
        <w:widowControl w:val="0"/>
        <w:pBdr>
          <w:top w:val="nil"/>
          <w:left w:val="nil"/>
          <w:bottom w:val="nil"/>
          <w:right w:val="nil"/>
          <w:between w:val="nil"/>
        </w:pBdr>
        <w:spacing w:line="240" w:lineRule="auto"/>
        <w:rPr>
          <w:color w:val="000000"/>
        </w:rPr>
      </w:pPr>
      <w:r>
        <w:rPr>
          <w:color w:val="000000"/>
        </w:rPr>
        <w:t>Is it better to say particle beam or ion beam? I intend to put the instrument in both ion and neutral beams</w:t>
      </w:r>
    </w:p>
  </w:comment>
  <w:comment w:id="36" w:author="Jamie S. Rankin" w:date="2025-09-15T10:36:00Z" w:initials="JR">
    <w:p w14:paraId="1BC9A436" w14:textId="77777777" w:rsidR="00D22A84" w:rsidRDefault="00D22A84" w:rsidP="00D22A84">
      <w:pPr>
        <w:pStyle w:val="CommentText"/>
      </w:pPr>
      <w:r>
        <w:rPr>
          <w:rStyle w:val="CommentReference"/>
        </w:rPr>
        <w:annotationRef/>
      </w:r>
      <w:r>
        <w:t>Particle beam is perfect!</w:t>
      </w:r>
    </w:p>
  </w:comment>
  <w:comment w:id="40" w:author="William Li" w:date="2025-09-12T13:23:00Z" w:initials="">
    <w:p w14:paraId="00000011" w14:textId="135F2A91" w:rsidR="00D11FA1" w:rsidRDefault="00000000">
      <w:pPr>
        <w:widowControl w:val="0"/>
        <w:pBdr>
          <w:top w:val="nil"/>
          <w:left w:val="nil"/>
          <w:bottom w:val="nil"/>
          <w:right w:val="nil"/>
          <w:between w:val="nil"/>
        </w:pBdr>
        <w:spacing w:line="240" w:lineRule="auto"/>
        <w:rPr>
          <w:color w:val="000000"/>
        </w:rPr>
      </w:pPr>
      <w:r>
        <w:rPr>
          <w:color w:val="000000"/>
        </w:rPr>
        <w:t>Be more specific</w:t>
      </w:r>
    </w:p>
  </w:comment>
  <w:comment w:id="41" w:author="William Li" w:date="2025-09-12T13:53:00Z" w:initials="">
    <w:p w14:paraId="0000000F" w14:textId="77777777" w:rsidR="00D11FA1" w:rsidRDefault="00000000">
      <w:pPr>
        <w:widowControl w:val="0"/>
        <w:pBdr>
          <w:top w:val="nil"/>
          <w:left w:val="nil"/>
          <w:bottom w:val="nil"/>
          <w:right w:val="nil"/>
          <w:between w:val="nil"/>
        </w:pBdr>
        <w:spacing w:line="240" w:lineRule="auto"/>
        <w:rPr>
          <w:color w:val="000000"/>
        </w:rPr>
      </w:pPr>
      <w:r>
        <w:rPr>
          <w:color w:val="000000"/>
        </w:rPr>
        <w:t>be more specific</w:t>
      </w:r>
    </w:p>
  </w:comment>
  <w:comment w:id="42" w:author="Jamie S. Rankin" w:date="2025-09-15T10:38:00Z" w:initials="JR">
    <w:p w14:paraId="660C7B73" w14:textId="77777777" w:rsidR="00D22A84" w:rsidRDefault="00D22A84" w:rsidP="00D22A84">
      <w:pPr>
        <w:pStyle w:val="CommentText"/>
      </w:pPr>
      <w:r>
        <w:rPr>
          <w:rStyle w:val="CommentReference"/>
        </w:rPr>
        <w:annotationRef/>
      </w:r>
      <w:r>
        <w:t>Performance is probably ok here, but later on you can get specific on how that relates to detector efficiency, energy loss, angular scattering, etc.</w:t>
      </w:r>
    </w:p>
  </w:comment>
  <w:comment w:id="53" w:author="Leng Ying Khoo" w:date="2025-09-16T16:07:00Z" w:initials="LYK">
    <w:p w14:paraId="1BFA853C" w14:textId="77777777" w:rsidR="005701CC" w:rsidRDefault="005701CC" w:rsidP="005701CC">
      <w:r>
        <w:rPr>
          <w:rStyle w:val="CommentReference"/>
        </w:rPr>
        <w:annotationRef/>
      </w:r>
      <w:r>
        <w:rPr>
          <w:sz w:val="20"/>
          <w:szCs w:val="20"/>
        </w:rPr>
        <w:t>nitpicking here... you mention qualification of graphene foils. How will do you that? What is the criteria to qualify or unqualify the foil? Perhaps that will affect your instrument/experiment design too.</w:t>
      </w:r>
    </w:p>
  </w:comment>
  <w:comment w:id="84" w:author="Jamie S. Rankin" w:date="2025-09-15T10:46:00Z" w:initials="JR">
    <w:p w14:paraId="3EF1D096" w14:textId="18ADCC2B" w:rsidR="0084306E" w:rsidRDefault="0084306E" w:rsidP="0084306E">
      <w:pPr>
        <w:pStyle w:val="CommentText"/>
      </w:pPr>
      <w:r>
        <w:rPr>
          <w:rStyle w:val="CommentReference"/>
        </w:rPr>
        <w:annotationRef/>
      </w:r>
      <w:r>
        <w:t>The MCP can measure both charged particles and neutrals.</w:t>
      </w:r>
    </w:p>
  </w:comment>
  <w:comment w:id="88" w:author="Jamie S. Rankin" w:date="2025-09-15T10:48:00Z" w:initials="JR">
    <w:p w14:paraId="113835A7" w14:textId="77777777" w:rsidR="0084306E" w:rsidRDefault="0084306E" w:rsidP="0084306E">
      <w:pPr>
        <w:pStyle w:val="CommentText"/>
      </w:pPr>
      <w:r>
        <w:rPr>
          <w:rStyle w:val="CommentReference"/>
        </w:rPr>
        <w:annotationRef/>
      </w:r>
      <w:r>
        <w:t>Should fill in the #</w:t>
      </w:r>
    </w:p>
  </w:comment>
  <w:comment w:id="89" w:author="Leng Ying Khoo" w:date="2025-09-16T15:27:00Z" w:initials="LYK">
    <w:p w14:paraId="529139B6" w14:textId="77777777" w:rsidR="003F385B" w:rsidRDefault="003F385B" w:rsidP="003F385B">
      <w:r>
        <w:rPr>
          <w:rStyle w:val="CommentReference"/>
        </w:rPr>
        <w:annotationRef/>
      </w:r>
      <w:r>
        <w:rPr>
          <w:sz w:val="20"/>
          <w:szCs w:val="20"/>
        </w:rPr>
        <w:t>two! :)</w:t>
      </w:r>
    </w:p>
  </w:comment>
  <w:comment w:id="109" w:author="Leng Ying Khoo" w:date="2025-09-16T16:06:00Z" w:initials="LYK">
    <w:p w14:paraId="50DCFC67" w14:textId="77777777" w:rsidR="005701CC" w:rsidRDefault="005701CC" w:rsidP="005701CC">
      <w:r>
        <w:rPr>
          <w:rStyle w:val="CommentReference"/>
        </w:rPr>
        <w:annotationRef/>
      </w:r>
      <w:r>
        <w:rPr>
          <w:sz w:val="20"/>
          <w:szCs w:val="20"/>
        </w:rPr>
        <w:t xml:space="preserve">One thing that we can put more thoughts into is how does the overarching goal translate to instrument design? </w:t>
      </w:r>
    </w:p>
    <w:p w14:paraId="48CBD3C2" w14:textId="77777777" w:rsidR="005701CC" w:rsidRDefault="005701CC" w:rsidP="005701CC"/>
    <w:p w14:paraId="4E87993C" w14:textId="77777777" w:rsidR="005701CC" w:rsidRDefault="005701CC" w:rsidP="005701CC">
      <w:r>
        <w:rPr>
          <w:sz w:val="20"/>
          <w:szCs w:val="20"/>
        </w:rPr>
        <w:t xml:space="preserve">We want to understand how the foil thickness and composition affects the performance of the instrument. </w:t>
      </w:r>
    </w:p>
    <w:p w14:paraId="430E71E2" w14:textId="77777777" w:rsidR="005701CC" w:rsidRDefault="005701CC" w:rsidP="005701CC">
      <w:r>
        <w:rPr>
          <w:sz w:val="20"/>
          <w:szCs w:val="20"/>
        </w:rPr>
        <w:t xml:space="preserve">1) How do we quantify the foil thickness? </w:t>
      </w:r>
    </w:p>
    <w:p w14:paraId="1C33B1D6" w14:textId="77777777" w:rsidR="005701CC" w:rsidRDefault="005701CC" w:rsidP="005701CC">
      <w:r>
        <w:rPr>
          <w:sz w:val="20"/>
          <w:szCs w:val="20"/>
        </w:rPr>
        <w:t>2) How do we determine the foil composition?</w:t>
      </w:r>
    </w:p>
    <w:p w14:paraId="063A2434" w14:textId="77777777" w:rsidR="005701CC" w:rsidRDefault="005701CC" w:rsidP="005701CC">
      <w:r>
        <w:rPr>
          <w:sz w:val="20"/>
          <w:szCs w:val="20"/>
        </w:rPr>
        <w:t>3) How do we quantify the secondary electron emission?</w:t>
      </w:r>
    </w:p>
    <w:p w14:paraId="7F8BA0F9" w14:textId="77777777" w:rsidR="005701CC" w:rsidRDefault="005701CC" w:rsidP="005701CC">
      <w:r>
        <w:rPr>
          <w:sz w:val="20"/>
          <w:szCs w:val="20"/>
        </w:rPr>
        <w:t>--&gt; Do we care about the energy resolution of the sceondaries or we care more about for the same beam, how many secondaries are generated?  (I guess it's the latter since you mentioned about the fluence)</w:t>
      </w:r>
    </w:p>
    <w:p w14:paraId="2AAB789A" w14:textId="77777777" w:rsidR="005701CC" w:rsidRDefault="005701CC" w:rsidP="005701CC">
      <w:r>
        <w:rPr>
          <w:sz w:val="20"/>
          <w:szCs w:val="20"/>
        </w:rPr>
        <w:t xml:space="preserve">But to do so, we will need to distinguish the charge state from the downstream particles (which ties very well to the foil composition; aka by knowing the charge state, this will allow us to understand how the composition affect the downstream particles' composition &lt;-- I guess you can mention this in the proposal too). </w:t>
      </w:r>
    </w:p>
    <w:p w14:paraId="0F3E8770" w14:textId="77777777" w:rsidR="005701CC" w:rsidRDefault="005701CC" w:rsidP="005701CC"/>
    <w:p w14:paraId="6CDE7ED8" w14:textId="77777777" w:rsidR="005701CC" w:rsidRDefault="005701CC" w:rsidP="005701CC">
      <w:r>
        <w:rPr>
          <w:sz w:val="20"/>
          <w:szCs w:val="20"/>
        </w:rPr>
        <w:t>Another thought is how about the upstream particles? (The limitation of this device is: it can only measure downstream particles? Is it possible for us to measure upstream particles too? What are the pros and cons of that? Or is that out of scope?</w:t>
      </w:r>
    </w:p>
    <w:p w14:paraId="2EB51649" w14:textId="77777777" w:rsidR="005701CC" w:rsidRDefault="005701CC" w:rsidP="005701CC"/>
    <w:p w14:paraId="301D2B71" w14:textId="77777777" w:rsidR="005701CC" w:rsidRDefault="005701CC" w:rsidP="005701CC">
      <w:r>
        <w:rPr>
          <w:sz w:val="20"/>
          <w:szCs w:val="20"/>
        </w:rPr>
        <w:t xml:space="preserve">It will be great if we can explicitly tie the instrument design or drive the instrument design with these goals. </w:t>
      </w:r>
    </w:p>
  </w:comment>
  <w:comment w:id="114" w:author="Leng Ying Khoo" w:date="2025-09-16T15:41:00Z" w:initials="LYK">
    <w:p w14:paraId="35CCA497" w14:textId="41A8C8C9" w:rsidR="006A4B78" w:rsidRDefault="006A4B78" w:rsidP="006A4B78">
      <w:r>
        <w:rPr>
          <w:rStyle w:val="CommentReference"/>
        </w:rPr>
        <w:annotationRef/>
      </w:r>
      <w:r>
        <w:rPr>
          <w:sz w:val="20"/>
          <w:szCs w:val="20"/>
        </w:rPr>
        <w:t xml:space="preserve">It's honestly not that bad. I don't think it ever gets stuck. Because the actuator is super high precision (so the motion is slow and steady). Even though it is retraction or extendable only, the gravity is in our favor. And we were to repeat some of the tests fairly okay, as far as my memory serves. </w:t>
      </w:r>
    </w:p>
  </w:comment>
  <w:comment w:id="124" w:author="Leng Ying Khoo" w:date="2025-09-16T15:53:00Z" w:initials="LYK">
    <w:p w14:paraId="6D0A9DB0" w14:textId="77777777" w:rsidR="000F1268" w:rsidRDefault="000F1268" w:rsidP="000F1268">
      <w:r>
        <w:rPr>
          <w:rStyle w:val="CommentReference"/>
        </w:rPr>
        <w:annotationRef/>
      </w:r>
      <w:r>
        <w:rPr>
          <w:sz w:val="20"/>
          <w:szCs w:val="20"/>
        </w:rPr>
        <w:t xml:space="preserve">Hmm... I am not sure about this. Other than improving the particle loss. It doesn't give much advantage. Perhaps giving it some distances between the MCP and carbon foil for the ease of installation...? </w:t>
      </w:r>
    </w:p>
  </w:comment>
  <w:comment w:id="127" w:author="Leng Ying Khoo" w:date="2025-09-16T15:59:00Z" w:initials="LYK">
    <w:p w14:paraId="05F58E07" w14:textId="77777777" w:rsidR="000F1268" w:rsidRDefault="000F1268" w:rsidP="000F1268">
      <w:r>
        <w:rPr>
          <w:rStyle w:val="CommentReference"/>
        </w:rPr>
        <w:annotationRef/>
      </w:r>
      <w:r>
        <w:rPr>
          <w:sz w:val="20"/>
          <w:szCs w:val="20"/>
        </w:rPr>
        <w:t>The current design should be able to measure secondary electron measurements too. Unless you want to have this as a time of flight to resolve the energy of the secondaries?</w:t>
      </w:r>
    </w:p>
  </w:comment>
  <w:comment w:id="129" w:author="Jamie S. Rankin" w:date="2025-09-15T10:54:00Z" w:initials="JR">
    <w:p w14:paraId="42C9A679" w14:textId="2D2079CE" w:rsidR="0084306E" w:rsidRDefault="0084306E" w:rsidP="0084306E">
      <w:pPr>
        <w:pStyle w:val="CommentText"/>
      </w:pPr>
      <w:r>
        <w:rPr>
          <w:rStyle w:val="CommentReference"/>
        </w:rPr>
        <w:annotationRef/>
      </w:r>
      <w:r>
        <w:t>SIMION can do ions, neutrals, electrons, you name it...</w:t>
      </w:r>
    </w:p>
  </w:comment>
  <w:comment w:id="135" w:author="Jamie S. Rankin" w:date="2025-09-15T10:55:00Z" w:initials="JR">
    <w:p w14:paraId="345BA4BC" w14:textId="77777777" w:rsidR="00E826E1" w:rsidRDefault="00E826E1" w:rsidP="00E826E1">
      <w:pPr>
        <w:pStyle w:val="CommentText"/>
      </w:pPr>
      <w:r>
        <w:rPr>
          <w:rStyle w:val="CommentReference"/>
        </w:rPr>
        <w:annotationRef/>
      </w:r>
      <w:r>
        <w:t>Probably want this to be 8 or 10 (i.e., 1 day of testing) because otherwise, we’ll have to stay up very late that day to monitor it and earn those 20 consecutive hours!!! Could also say “cumulative” rather than “consecutive” 😉, but probably 10 hours is sufficient anyway.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010" w15:done="0"/>
  <w15:commentEx w15:paraId="1BC9A436" w15:paraIdParent="00000010" w15:done="0"/>
  <w15:commentEx w15:paraId="00000011" w15:done="0"/>
  <w15:commentEx w15:paraId="0000000F" w15:done="0"/>
  <w15:commentEx w15:paraId="660C7B73" w15:paraIdParent="0000000F" w15:done="0"/>
  <w15:commentEx w15:paraId="1BFA853C" w15:done="0"/>
  <w15:commentEx w15:paraId="3EF1D096" w15:done="0"/>
  <w15:commentEx w15:paraId="113835A7" w15:done="0"/>
  <w15:commentEx w15:paraId="529139B6" w15:paraIdParent="113835A7" w15:done="0"/>
  <w15:commentEx w15:paraId="301D2B71" w15:done="0"/>
  <w15:commentEx w15:paraId="35CCA497" w15:done="0"/>
  <w15:commentEx w15:paraId="6D0A9DB0" w15:done="0"/>
  <w15:commentEx w15:paraId="05F58E07" w15:done="0"/>
  <w15:commentEx w15:paraId="42C9A679" w15:done="0"/>
  <w15:commentEx w15:paraId="345BA4B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C117B64" w16cex:dateUtc="2025-09-15T14:36:00Z"/>
  <w16cex:commentExtensible w16cex:durableId="094E0F7E" w16cex:dateUtc="2025-09-15T14:38:00Z"/>
  <w16cex:commentExtensible w16cex:durableId="446F04DA" w16cex:dateUtc="2025-09-16T20:07:00Z"/>
  <w16cex:commentExtensible w16cex:durableId="35A046CC" w16cex:dateUtc="2025-09-15T14:46:00Z"/>
  <w16cex:commentExtensible w16cex:durableId="5820F8A3" w16cex:dateUtc="2025-09-15T14:48:00Z"/>
  <w16cex:commentExtensible w16cex:durableId="37C73216" w16cex:dateUtc="2025-09-16T19:27:00Z"/>
  <w16cex:commentExtensible w16cex:durableId="64BD7649" w16cex:dateUtc="2025-09-16T20:06:00Z"/>
  <w16cex:commentExtensible w16cex:durableId="6F403578" w16cex:dateUtc="2025-09-16T19:41:00Z"/>
  <w16cex:commentExtensible w16cex:durableId="0F0A3BEE" w16cex:dateUtc="2025-09-16T19:53:00Z"/>
  <w16cex:commentExtensible w16cex:durableId="2479D9F7" w16cex:dateUtc="2025-09-16T19:59:00Z"/>
  <w16cex:commentExtensible w16cex:durableId="2AB62557" w16cex:dateUtc="2025-09-15T14:54:00Z"/>
  <w16cex:commentExtensible w16cex:durableId="05F0406A" w16cex:dateUtc="2025-09-15T14: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010" w16cid:durableId="00000010"/>
  <w16cid:commentId w16cid:paraId="1BC9A436" w16cid:durableId="4C117B64"/>
  <w16cid:commentId w16cid:paraId="00000011" w16cid:durableId="00000011"/>
  <w16cid:commentId w16cid:paraId="0000000F" w16cid:durableId="0000000F"/>
  <w16cid:commentId w16cid:paraId="660C7B73" w16cid:durableId="094E0F7E"/>
  <w16cid:commentId w16cid:paraId="1BFA853C" w16cid:durableId="446F04DA"/>
  <w16cid:commentId w16cid:paraId="3EF1D096" w16cid:durableId="35A046CC"/>
  <w16cid:commentId w16cid:paraId="113835A7" w16cid:durableId="5820F8A3"/>
  <w16cid:commentId w16cid:paraId="529139B6" w16cid:durableId="37C73216"/>
  <w16cid:commentId w16cid:paraId="301D2B71" w16cid:durableId="64BD7649"/>
  <w16cid:commentId w16cid:paraId="35CCA497" w16cid:durableId="6F403578"/>
  <w16cid:commentId w16cid:paraId="6D0A9DB0" w16cid:durableId="0F0A3BEE"/>
  <w16cid:commentId w16cid:paraId="05F58E07" w16cid:durableId="2479D9F7"/>
  <w16cid:commentId w16cid:paraId="42C9A679" w16cid:durableId="2AB62557"/>
  <w16cid:commentId w16cid:paraId="345BA4BC" w16cid:durableId="05F0406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5698D1" w14:textId="77777777" w:rsidR="007C2CE1" w:rsidRDefault="007C2CE1">
      <w:pPr>
        <w:spacing w:line="240" w:lineRule="auto"/>
      </w:pPr>
      <w:r>
        <w:separator/>
      </w:r>
    </w:p>
  </w:endnote>
  <w:endnote w:type="continuationSeparator" w:id="0">
    <w:p w14:paraId="5F79CBA0" w14:textId="77777777" w:rsidR="007C2CE1" w:rsidRDefault="007C2CE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altName w:val="Times New Roman PSMT"/>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8CB07A" w14:textId="77777777" w:rsidR="007C2CE1" w:rsidRDefault="007C2CE1">
      <w:pPr>
        <w:spacing w:line="240" w:lineRule="auto"/>
      </w:pPr>
      <w:r>
        <w:separator/>
      </w:r>
    </w:p>
  </w:footnote>
  <w:footnote w:type="continuationSeparator" w:id="0">
    <w:p w14:paraId="35F3711B" w14:textId="77777777" w:rsidR="007C2CE1" w:rsidRDefault="007C2CE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0B" w14:textId="77777777" w:rsidR="00D11FA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William Li</w:t>
    </w:r>
  </w:p>
  <w:p w14:paraId="0000000C" w14:textId="77777777" w:rsidR="00D11FA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MAE398, Fall 2025</w:t>
    </w:r>
  </w:p>
  <w:p w14:paraId="0000000D" w14:textId="77777777" w:rsidR="00D11FA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Adviser: Jamie Rankin</w:t>
    </w:r>
  </w:p>
  <w:p w14:paraId="0000000E" w14:textId="77777777" w:rsidR="00D11FA1" w:rsidRDefault="00D11FA1">
    <w:pPr>
      <w:rPr>
        <w:rFonts w:ascii="Times New Roman" w:eastAsia="Times New Roman" w:hAnsi="Times New Roman" w:cs="Times New Roman"/>
        <w:sz w:val="24"/>
        <w:szCs w:val="24"/>
      </w:rPr>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ng Ying Khoo">
    <w15:presenceInfo w15:providerId="AD" w15:userId="S::lk8659@princeton.edu::907a828b-ff1c-4846-9126-4b0d121a9196"/>
  </w15:person>
  <w15:person w15:author="Jamie S. Rankin">
    <w15:presenceInfo w15:providerId="AD" w15:userId="S::jsrankin@princeton.edu::10b94eba-490e-4386-ae86-bb5cf212c35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FA1"/>
    <w:rsid w:val="000F1268"/>
    <w:rsid w:val="00270658"/>
    <w:rsid w:val="003F385B"/>
    <w:rsid w:val="0048207C"/>
    <w:rsid w:val="00512FE7"/>
    <w:rsid w:val="005701CC"/>
    <w:rsid w:val="006A4B78"/>
    <w:rsid w:val="007C2CE1"/>
    <w:rsid w:val="0084306E"/>
    <w:rsid w:val="008F3728"/>
    <w:rsid w:val="009449E3"/>
    <w:rsid w:val="0096122A"/>
    <w:rsid w:val="00986B09"/>
    <w:rsid w:val="009C0C60"/>
    <w:rsid w:val="00B07F6E"/>
    <w:rsid w:val="00B46C83"/>
    <w:rsid w:val="00B96822"/>
    <w:rsid w:val="00BC1513"/>
    <w:rsid w:val="00CB4A44"/>
    <w:rsid w:val="00D02624"/>
    <w:rsid w:val="00D11FA1"/>
    <w:rsid w:val="00D22A84"/>
    <w:rsid w:val="00E16186"/>
    <w:rsid w:val="00E3436A"/>
    <w:rsid w:val="00E73480"/>
    <w:rsid w:val="00E826E1"/>
    <w:rsid w:val="00F443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BE360"/>
  <w15:docId w15:val="{72CB560F-2A0C-4DDA-AEC0-66E4D4DBA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D22A84"/>
    <w:pPr>
      <w:spacing w:line="240" w:lineRule="auto"/>
    </w:pPr>
  </w:style>
  <w:style w:type="paragraph" w:styleId="CommentSubject">
    <w:name w:val="annotation subject"/>
    <w:basedOn w:val="CommentText"/>
    <w:next w:val="CommentText"/>
    <w:link w:val="CommentSubjectChar"/>
    <w:uiPriority w:val="99"/>
    <w:semiHidden/>
    <w:unhideWhenUsed/>
    <w:rsid w:val="00D22A84"/>
    <w:rPr>
      <w:b/>
      <w:bCs/>
    </w:rPr>
  </w:style>
  <w:style w:type="character" w:customStyle="1" w:styleId="CommentSubjectChar">
    <w:name w:val="Comment Subject Char"/>
    <w:basedOn w:val="CommentTextChar"/>
    <w:link w:val="CommentSubject"/>
    <w:uiPriority w:val="99"/>
    <w:semiHidden/>
    <w:rsid w:val="00D22A8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1CF61C-54F7-41F7-A0DE-E75FB6A10A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3</Pages>
  <Words>1334</Words>
  <Characters>7610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Leng Ying Khoo</cp:lastModifiedBy>
  <cp:revision>25</cp:revision>
  <dcterms:created xsi:type="dcterms:W3CDTF">2025-09-15T14:34:00Z</dcterms:created>
  <dcterms:modified xsi:type="dcterms:W3CDTF">2025-09-16T20:09:00Z</dcterms:modified>
</cp:coreProperties>
</file>